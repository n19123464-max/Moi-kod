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23648B" w14:textId="77777777" w:rsidR="00D205BA" w:rsidRPr="00514423" w:rsidRDefault="00D205BA" w:rsidP="00514423">
      <w:pPr>
        <w:ind w:firstLine="720"/>
        <w:jc w:val="both"/>
        <w:rPr>
          <w:color w:val="000000" w:themeColor="text1"/>
          <w:sz w:val="24"/>
          <w:szCs w:val="24"/>
        </w:rPr>
      </w:pPr>
      <w:r w:rsidRPr="00514423">
        <w:rPr>
          <w:b/>
          <w:noProof/>
          <w:color w:val="000000" w:themeColor="text1"/>
          <w:sz w:val="24"/>
          <w:szCs w:val="24"/>
        </w:rPr>
        <w:t xml:space="preserve">            </w:t>
      </w:r>
    </w:p>
    <w:p w14:paraId="2DD4DA40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59C5941A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0BCF94E5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358FDACD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6AC9BA7E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580473AD" w14:textId="77777777" w:rsidR="00D205BA" w:rsidRPr="00514423" w:rsidRDefault="00D205BA" w:rsidP="00514423">
      <w:pPr>
        <w:pStyle w:val="ac"/>
        <w:jc w:val="both"/>
        <w:rPr>
          <w:b/>
          <w:bCs/>
          <w:color w:val="000000" w:themeColor="text1"/>
          <w:sz w:val="24"/>
          <w:szCs w:val="24"/>
        </w:rPr>
      </w:pPr>
    </w:p>
    <w:p w14:paraId="3DD69016" w14:textId="77777777" w:rsidR="00D205BA" w:rsidRPr="00514423" w:rsidRDefault="00D205BA" w:rsidP="00514423">
      <w:pPr>
        <w:pStyle w:val="ac"/>
        <w:jc w:val="both"/>
        <w:rPr>
          <w:b/>
          <w:bCs/>
          <w:color w:val="000000" w:themeColor="text1"/>
          <w:sz w:val="24"/>
          <w:szCs w:val="24"/>
        </w:rPr>
      </w:pPr>
    </w:p>
    <w:p w14:paraId="6B626678" w14:textId="77777777" w:rsidR="00D205BA" w:rsidRPr="00514423" w:rsidRDefault="00D205BA" w:rsidP="00514423">
      <w:pPr>
        <w:pStyle w:val="ac"/>
        <w:jc w:val="both"/>
        <w:rPr>
          <w:b/>
          <w:bCs/>
          <w:color w:val="000000" w:themeColor="text1"/>
          <w:sz w:val="24"/>
          <w:szCs w:val="24"/>
        </w:rPr>
      </w:pPr>
    </w:p>
    <w:p w14:paraId="5905EDF8" w14:textId="3D0454A3" w:rsidR="00C937C4" w:rsidRPr="00514423" w:rsidRDefault="00C937C4" w:rsidP="00514423">
      <w:pPr>
        <w:pStyle w:val="ac"/>
        <w:jc w:val="center"/>
        <w:rPr>
          <w:b/>
          <w:color w:val="000000" w:themeColor="text1"/>
          <w:sz w:val="24"/>
          <w:szCs w:val="24"/>
        </w:rPr>
      </w:pPr>
      <w:r w:rsidRPr="00514423">
        <w:rPr>
          <w:b/>
          <w:color w:val="000000" w:themeColor="text1"/>
          <w:sz w:val="24"/>
          <w:szCs w:val="24"/>
        </w:rPr>
        <w:t>Н</w:t>
      </w:r>
      <w:r w:rsidR="00D205BA" w:rsidRPr="00514423">
        <w:rPr>
          <w:b/>
          <w:color w:val="000000" w:themeColor="text1"/>
          <w:sz w:val="24"/>
          <w:szCs w:val="24"/>
        </w:rPr>
        <w:t>ОРМАЛИЗАЦИ</w:t>
      </w:r>
      <w:r w:rsidRPr="00514423">
        <w:rPr>
          <w:b/>
          <w:color w:val="000000" w:themeColor="text1"/>
          <w:sz w:val="24"/>
          <w:szCs w:val="24"/>
        </w:rPr>
        <w:t xml:space="preserve">Я </w:t>
      </w:r>
      <w:r w:rsidRPr="00514423">
        <w:rPr>
          <w:b/>
          <w:color w:val="000000" w:themeColor="text1"/>
          <w:sz w:val="24"/>
          <w:szCs w:val="24"/>
          <w:lang w:val="kk-KZ"/>
        </w:rPr>
        <w:t>ЗАПИСЕЙ ТРУ</w:t>
      </w:r>
    </w:p>
    <w:p w14:paraId="0650157B" w14:textId="2F655F0C" w:rsidR="00C937C4" w:rsidRPr="00514423" w:rsidRDefault="00C937C4" w:rsidP="00514423">
      <w:pPr>
        <w:pStyle w:val="ac"/>
        <w:jc w:val="center"/>
        <w:rPr>
          <w:b/>
          <w:color w:val="000000" w:themeColor="text1"/>
          <w:sz w:val="24"/>
          <w:szCs w:val="24"/>
        </w:rPr>
      </w:pPr>
      <w:r w:rsidRPr="00514423">
        <w:rPr>
          <w:b/>
          <w:color w:val="000000" w:themeColor="text1"/>
          <w:sz w:val="24"/>
          <w:szCs w:val="24"/>
          <w:lang w:val="kk-KZ"/>
        </w:rPr>
        <w:t>В ИНСТРУМЕНТЕ НА БАЗЕ 1С/</w:t>
      </w:r>
      <w:r w:rsidRPr="00514423">
        <w:rPr>
          <w:sz w:val="24"/>
          <w:szCs w:val="24"/>
        </w:rPr>
        <w:t xml:space="preserve"> </w:t>
      </w:r>
      <w:r w:rsidRPr="00514423">
        <w:rPr>
          <w:b/>
          <w:color w:val="000000" w:themeColor="text1"/>
          <w:sz w:val="24"/>
          <w:szCs w:val="24"/>
          <w:lang w:val="kk-KZ"/>
        </w:rPr>
        <w:t xml:space="preserve">NORMALIZATION OF </w:t>
      </w:r>
      <w:r w:rsidRPr="00514423">
        <w:rPr>
          <w:b/>
          <w:color w:val="000000" w:themeColor="text1"/>
          <w:sz w:val="24"/>
          <w:szCs w:val="24"/>
          <w:lang w:val="en-US"/>
        </w:rPr>
        <w:t>GWS</w:t>
      </w:r>
      <w:r w:rsidRPr="00514423">
        <w:rPr>
          <w:b/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sz w:val="24"/>
          <w:szCs w:val="24"/>
        </w:rPr>
        <w:br/>
      </w:r>
      <w:r w:rsidRPr="00514423">
        <w:rPr>
          <w:b/>
          <w:color w:val="000000" w:themeColor="text1"/>
          <w:sz w:val="24"/>
          <w:szCs w:val="24"/>
          <w:lang w:val="en-US"/>
        </w:rPr>
        <w:t>DIRECTORY</w:t>
      </w:r>
    </w:p>
    <w:p w14:paraId="1BA9869B" w14:textId="4954B29A" w:rsidR="00D205BA" w:rsidRPr="00C71676" w:rsidRDefault="00C937C4" w:rsidP="00514423">
      <w:pPr>
        <w:pStyle w:val="ac"/>
        <w:jc w:val="center"/>
        <w:rPr>
          <w:b/>
          <w:color w:val="000000" w:themeColor="text1"/>
          <w:sz w:val="24"/>
          <w:szCs w:val="24"/>
          <w:lang w:val="en-US"/>
        </w:rPr>
      </w:pPr>
      <w:r w:rsidRPr="00514423">
        <w:rPr>
          <w:b/>
          <w:color w:val="000000" w:themeColor="text1"/>
          <w:sz w:val="24"/>
          <w:szCs w:val="24"/>
          <w:lang w:val="kk-KZ"/>
        </w:rPr>
        <w:t>IN THE TOOL BASED ON 1C</w:t>
      </w:r>
    </w:p>
    <w:p w14:paraId="1ECFC05C" w14:textId="77777777" w:rsidR="00C937C4" w:rsidRPr="00514423" w:rsidRDefault="00C937C4" w:rsidP="00514423">
      <w:pPr>
        <w:pStyle w:val="ac"/>
        <w:jc w:val="center"/>
        <w:rPr>
          <w:b/>
          <w:sz w:val="24"/>
          <w:szCs w:val="24"/>
          <w:lang w:val="kk-KZ"/>
        </w:rPr>
      </w:pPr>
    </w:p>
    <w:p w14:paraId="37F3C89C" w14:textId="77777777" w:rsidR="00C937C4" w:rsidRPr="00514423" w:rsidRDefault="00C937C4" w:rsidP="00514423">
      <w:pPr>
        <w:pStyle w:val="ac"/>
        <w:jc w:val="both"/>
        <w:rPr>
          <w:b/>
          <w:sz w:val="24"/>
          <w:szCs w:val="24"/>
          <w:lang w:val="kk-KZ"/>
        </w:rPr>
      </w:pPr>
    </w:p>
    <w:p w14:paraId="788B320B" w14:textId="77777777" w:rsidR="00C937C4" w:rsidRPr="00514423" w:rsidRDefault="00C937C4" w:rsidP="00514423">
      <w:pPr>
        <w:pStyle w:val="ac"/>
        <w:jc w:val="both"/>
        <w:rPr>
          <w:b/>
          <w:sz w:val="24"/>
          <w:szCs w:val="24"/>
          <w:lang w:val="kk-KZ"/>
        </w:rPr>
      </w:pPr>
    </w:p>
    <w:p w14:paraId="51E1BAAC" w14:textId="1E63DFBE" w:rsidR="00C937C4" w:rsidRPr="00514423" w:rsidRDefault="00C937C4" w:rsidP="00514423">
      <w:pPr>
        <w:pStyle w:val="ac"/>
        <w:jc w:val="center"/>
        <w:rPr>
          <w:b/>
          <w:sz w:val="24"/>
          <w:szCs w:val="24"/>
        </w:rPr>
      </w:pPr>
      <w:r w:rsidRPr="00514423">
        <w:rPr>
          <w:b/>
          <w:sz w:val="24"/>
          <w:szCs w:val="24"/>
          <w:lang w:val="kk-KZ"/>
        </w:rPr>
        <w:t xml:space="preserve">Рабочая инструкция / </w:t>
      </w:r>
      <w:r w:rsidRPr="00514423">
        <w:rPr>
          <w:b/>
          <w:color w:val="262626"/>
          <w:sz w:val="24"/>
          <w:szCs w:val="24"/>
        </w:rPr>
        <w:t>Work instruction</w:t>
      </w:r>
    </w:p>
    <w:p w14:paraId="047042D8" w14:textId="77777777" w:rsidR="00C937C4" w:rsidRPr="00514423" w:rsidRDefault="00C937C4" w:rsidP="00514423">
      <w:pPr>
        <w:pStyle w:val="ac"/>
        <w:jc w:val="both"/>
        <w:rPr>
          <w:b/>
          <w:bCs/>
          <w:color w:val="000000" w:themeColor="text1"/>
          <w:sz w:val="24"/>
          <w:szCs w:val="24"/>
        </w:rPr>
      </w:pPr>
    </w:p>
    <w:p w14:paraId="519D9710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  <w:r w:rsidRPr="00514423">
        <w:rPr>
          <w:b/>
          <w:bCs/>
          <w:color w:val="000000" w:themeColor="text1"/>
          <w:sz w:val="24"/>
          <w:szCs w:val="24"/>
        </w:rPr>
        <w:t xml:space="preserve">                                                       </w:t>
      </w:r>
    </w:p>
    <w:p w14:paraId="25B927D7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12D991C1" w14:textId="070076C8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3FB95C8D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52052FB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041C4526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B956DBD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3E9FC892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12DE6BDF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79DD13E3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3150EF6A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08FD8A68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01B3638B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59FE81F8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13CCE2F6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362BB602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5F23EDF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7962CA2C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5DF30008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E550B19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2F978FE8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478783E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7CA9CEDE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19720D84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2BF1D35F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053A8A8" w14:textId="77777777" w:rsidR="00C937C4" w:rsidRPr="00514423" w:rsidRDefault="00C937C4" w:rsidP="00514423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7E8856F2" w14:textId="723927EC" w:rsidR="00D205BA" w:rsidRPr="00514423" w:rsidRDefault="00D205BA" w:rsidP="00514423">
      <w:pPr>
        <w:jc w:val="center"/>
        <w:rPr>
          <w:b/>
          <w:bCs/>
          <w:color w:val="000000" w:themeColor="text1"/>
          <w:sz w:val="24"/>
          <w:szCs w:val="24"/>
        </w:rPr>
      </w:pPr>
      <w:r w:rsidRPr="00514423">
        <w:rPr>
          <w:b/>
          <w:bCs/>
          <w:color w:val="000000" w:themeColor="text1"/>
          <w:sz w:val="24"/>
          <w:szCs w:val="24"/>
        </w:rPr>
        <w:t xml:space="preserve">г. </w:t>
      </w:r>
      <w:r w:rsidR="00C937C4" w:rsidRPr="00514423">
        <w:rPr>
          <w:b/>
          <w:bCs/>
          <w:color w:val="000000" w:themeColor="text1"/>
          <w:sz w:val="24"/>
          <w:szCs w:val="24"/>
        </w:rPr>
        <w:t>Нур-</w:t>
      </w:r>
      <w:r w:rsidR="00F813B6">
        <w:rPr>
          <w:b/>
          <w:bCs/>
          <w:color w:val="000000" w:themeColor="text1"/>
          <w:sz w:val="24"/>
          <w:szCs w:val="24"/>
        </w:rPr>
        <w:t>С</w:t>
      </w:r>
      <w:r w:rsidR="00C937C4" w:rsidRPr="00514423">
        <w:rPr>
          <w:b/>
          <w:bCs/>
          <w:color w:val="000000" w:themeColor="text1"/>
          <w:sz w:val="24"/>
          <w:szCs w:val="24"/>
        </w:rPr>
        <w:t>ултан</w:t>
      </w:r>
    </w:p>
    <w:p w14:paraId="4F7C6B7D" w14:textId="45AA01FF" w:rsidR="00D205BA" w:rsidRPr="00514423" w:rsidRDefault="00D205BA" w:rsidP="00514423">
      <w:pPr>
        <w:jc w:val="center"/>
        <w:rPr>
          <w:b/>
          <w:bCs/>
          <w:color w:val="000000" w:themeColor="text1"/>
          <w:sz w:val="24"/>
          <w:szCs w:val="24"/>
        </w:rPr>
        <w:sectPr w:rsidR="00D205BA" w:rsidRPr="00514423" w:rsidSect="00D205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814" w:right="567" w:bottom="567" w:left="1134" w:header="709" w:footer="272" w:gutter="0"/>
          <w:cols w:space="708"/>
          <w:titlePg/>
          <w:docGrid w:linePitch="360"/>
        </w:sectPr>
      </w:pPr>
      <w:r w:rsidRPr="00514423">
        <w:rPr>
          <w:b/>
          <w:bCs/>
          <w:color w:val="000000" w:themeColor="text1"/>
          <w:sz w:val="24"/>
          <w:szCs w:val="24"/>
        </w:rPr>
        <w:t>20</w:t>
      </w:r>
      <w:r w:rsidR="00C937C4" w:rsidRPr="00514423">
        <w:rPr>
          <w:b/>
          <w:bCs/>
          <w:color w:val="000000" w:themeColor="text1"/>
          <w:sz w:val="24"/>
          <w:szCs w:val="24"/>
        </w:rPr>
        <w:t>21</w:t>
      </w:r>
      <w:r w:rsidRPr="00514423">
        <w:rPr>
          <w:b/>
          <w:bCs/>
          <w:color w:val="000000" w:themeColor="text1"/>
          <w:sz w:val="24"/>
          <w:szCs w:val="24"/>
        </w:rPr>
        <w:t xml:space="preserve"> год</w:t>
      </w:r>
    </w:p>
    <w:p w14:paraId="733471B3" w14:textId="77777777" w:rsidR="00D205BA" w:rsidRPr="00514423" w:rsidRDefault="00D205BA" w:rsidP="00514423">
      <w:pPr>
        <w:jc w:val="both"/>
        <w:rPr>
          <w:b/>
          <w:color w:val="000000" w:themeColor="text1"/>
          <w:sz w:val="24"/>
          <w:szCs w:val="24"/>
        </w:rPr>
      </w:pPr>
    </w:p>
    <w:sdt>
      <w:sdtPr>
        <w:rPr>
          <w:rFonts w:ascii="Times New Roman" w:hAnsi="Times New Roman"/>
          <w:color w:val="auto"/>
          <w:sz w:val="20"/>
          <w:szCs w:val="20"/>
        </w:rPr>
        <w:id w:val="-8856387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8F7A84" w14:textId="460742FD" w:rsidR="00046D8D" w:rsidRPr="00046D8D" w:rsidRDefault="00046D8D" w:rsidP="00046D8D">
          <w:pPr>
            <w:pStyle w:val="afffd"/>
            <w:jc w:val="center"/>
            <w:rPr>
              <w:rFonts w:ascii="Times New Roman" w:hAnsi="Times New Roman"/>
              <w:b/>
              <w:color w:val="auto"/>
              <w:sz w:val="28"/>
            </w:rPr>
          </w:pPr>
          <w:r w:rsidRPr="00046D8D">
            <w:rPr>
              <w:rFonts w:ascii="Times New Roman" w:hAnsi="Times New Roman"/>
              <w:b/>
              <w:color w:val="auto"/>
              <w:sz w:val="28"/>
            </w:rPr>
            <w:t>Содержание</w:t>
          </w:r>
        </w:p>
        <w:p w14:paraId="2F72249D" w14:textId="7F6055A3" w:rsidR="00046D8D" w:rsidRPr="00046D8D" w:rsidRDefault="00046D8D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683236" w:history="1">
            <w:r w:rsidRPr="00046D8D">
              <w:rPr>
                <w:rStyle w:val="aff9"/>
                <w:noProof/>
                <w:sz w:val="22"/>
              </w:rPr>
              <w:t>1.</w:t>
            </w:r>
            <w:r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046D8D">
              <w:rPr>
                <w:rStyle w:val="aff9"/>
                <w:noProof/>
                <w:sz w:val="22"/>
              </w:rPr>
              <w:t>Цель</w:t>
            </w:r>
            <w:r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Pr="00046D8D">
              <w:rPr>
                <w:rStyle w:val="aff9"/>
                <w:noProof/>
                <w:sz w:val="22"/>
              </w:rPr>
              <w:t>/</w:t>
            </w:r>
            <w:r w:rsidRPr="00046D8D">
              <w:rPr>
                <w:rStyle w:val="aff9"/>
                <w:noProof/>
                <w:sz w:val="22"/>
                <w:lang w:val="en-US"/>
              </w:rPr>
              <w:t>Purpose</w:t>
            </w:r>
            <w:r w:rsidRPr="00046D8D">
              <w:rPr>
                <w:noProof/>
                <w:webHidden/>
                <w:sz w:val="22"/>
              </w:rPr>
              <w:tab/>
            </w:r>
            <w:r w:rsidRPr="00046D8D">
              <w:rPr>
                <w:noProof/>
                <w:webHidden/>
                <w:sz w:val="22"/>
              </w:rPr>
              <w:fldChar w:fldCharType="begin"/>
            </w:r>
            <w:r w:rsidRPr="00046D8D">
              <w:rPr>
                <w:noProof/>
                <w:webHidden/>
                <w:sz w:val="22"/>
              </w:rPr>
              <w:instrText xml:space="preserve"> PAGEREF _Toc68683236 \h </w:instrText>
            </w:r>
            <w:r w:rsidRPr="00046D8D">
              <w:rPr>
                <w:noProof/>
                <w:webHidden/>
                <w:sz w:val="22"/>
              </w:rPr>
            </w:r>
            <w:r w:rsidRPr="00046D8D">
              <w:rPr>
                <w:noProof/>
                <w:webHidden/>
                <w:sz w:val="22"/>
              </w:rPr>
              <w:fldChar w:fldCharType="separate"/>
            </w:r>
            <w:r w:rsidRPr="00046D8D">
              <w:rPr>
                <w:noProof/>
                <w:webHidden/>
                <w:sz w:val="22"/>
              </w:rPr>
              <w:t>4</w:t>
            </w:r>
            <w:r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48F3691C" w14:textId="68804E3C" w:rsidR="00046D8D" w:rsidRP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37" w:history="1">
            <w:r w:rsidR="00046D8D" w:rsidRPr="00046D8D">
              <w:rPr>
                <w:rStyle w:val="aff9"/>
                <w:noProof/>
                <w:sz w:val="22"/>
              </w:rPr>
              <w:t>2.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noProof/>
                <w:sz w:val="22"/>
              </w:rPr>
              <w:t>Термины, определения и сокращения /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>Terms</w:t>
            </w:r>
            <w:r w:rsidR="00046D8D" w:rsidRPr="00046D8D">
              <w:rPr>
                <w:rStyle w:val="aff9"/>
                <w:noProof/>
                <w:sz w:val="22"/>
              </w:rPr>
              <w:t xml:space="preserve">, 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>definitions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>and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>abbreviations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_Toc68683237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4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3D143B5A" w14:textId="528AE2B2" w:rsidR="00046D8D" w:rsidRP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38" w:history="1">
            <w:r w:rsidR="00046D8D" w:rsidRPr="00046D8D">
              <w:rPr>
                <w:rStyle w:val="aff9"/>
                <w:noProof/>
                <w:sz w:val="22"/>
                <w:lang w:val="kk-KZ"/>
              </w:rPr>
              <w:t>3.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noProof/>
                <w:sz w:val="22"/>
              </w:rPr>
              <w:t>Ответственность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noProof/>
                <w:sz w:val="22"/>
              </w:rPr>
              <w:t>и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noProof/>
                <w:sz w:val="22"/>
              </w:rPr>
              <w:t>полномочия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/ Responsibility and authority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_Toc68683238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4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4C35BFEA" w14:textId="575558C0" w:rsidR="00046D8D" w:rsidRP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39" w:history="1">
            <w:r w:rsidR="00046D8D" w:rsidRPr="00046D8D">
              <w:rPr>
                <w:rStyle w:val="aff9"/>
                <w:bCs/>
                <w:noProof/>
                <w:sz w:val="22"/>
              </w:rPr>
              <w:t>4.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Область применения /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Scope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_Toc68683239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5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45105424" w14:textId="415FA533" w:rsidR="00046D8D" w:rsidRP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0" w:history="1">
            <w:r w:rsidR="00046D8D" w:rsidRPr="00046D8D">
              <w:rPr>
                <w:rStyle w:val="aff9"/>
                <w:bCs/>
                <w:noProof/>
                <w:sz w:val="22"/>
              </w:rPr>
              <w:t>5.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Ссылки /References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_Toc68683240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5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1E78C4A5" w14:textId="069A003B" w:rsidR="00046D8D" w:rsidRP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1" w:history="1">
            <w:r w:rsidR="00046D8D" w:rsidRPr="00046D8D">
              <w:rPr>
                <w:rStyle w:val="aff9"/>
                <w:bCs/>
                <w:noProof/>
                <w:sz w:val="22"/>
              </w:rPr>
              <w:t>6.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Инструмент для нормализации/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Tool for normalization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_Toc68683241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5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1A1CA012" w14:textId="6F64BAB8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2" w:history="1"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6.1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Классификатор ЕНС ТРУ/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Classifier ENS TRU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_Toc68683242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5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573599DF" w14:textId="2E611AE5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3" w:history="1"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6.2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Классификатор ТН ВЭД/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Classifier of TN VED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_Toc68683243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5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3E5CD6DB" w14:textId="6466AA0E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4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6.3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Классификатор КМГ/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KMG Classifier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_Toc68683244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6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0AAB570B" w14:textId="5460CD9B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5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6.4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Справочник «Номенклатура»/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Directory "Nomenclature"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_Toc68683245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6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6A36FF69" w14:textId="739C29F8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6" w:history="1">
            <w:r w:rsidR="00046D8D" w:rsidRPr="00046D8D">
              <w:rPr>
                <w:rStyle w:val="aff9"/>
                <w:bCs/>
                <w:noProof/>
                <w:sz w:val="22"/>
              </w:rPr>
              <w:t>6.5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Справочник</w:t>
            </w:r>
            <w:r w:rsidR="00046D8D" w:rsidRPr="00046D8D">
              <w:rPr>
                <w:rStyle w:val="aff9"/>
                <w:bCs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«</w:t>
            </w:r>
            <w:r w:rsidR="00046D8D" w:rsidRPr="00046D8D">
              <w:rPr>
                <w:rStyle w:val="aff9"/>
                <w:bCs/>
                <w:noProof/>
                <w:sz w:val="22"/>
              </w:rPr>
              <w:t>Старая номенклатура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»/ Directory "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Old</w:t>
            </w:r>
            <w:r w:rsidR="00046D8D" w:rsidRPr="00046D8D">
              <w:rPr>
                <w:rStyle w:val="aff9"/>
                <w:bCs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n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omenclature"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_Toc68683246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7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5AF144BF" w14:textId="13645A74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7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6.6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Организация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/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Organization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_Toc68683247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7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74E738E9" w14:textId="6943469D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8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6.7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П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араметры номенклатуры/</w:t>
            </w:r>
            <w:r w:rsidR="00046D8D" w:rsidRPr="00046D8D">
              <w:rPr>
                <w:rStyle w:val="aff9"/>
                <w:noProof/>
                <w:sz w:val="22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Item parameters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_Toc68683248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8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657F4791" w14:textId="50E87E50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49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6.9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Словарь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 xml:space="preserve"> сокращений/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Dictionary of abbreviations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_Toc68683249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9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5EE96881" w14:textId="1A1D2A13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50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6.10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Работа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</w:rPr>
              <w:t>с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</w:rPr>
              <w:t>классификатором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</w:rPr>
              <w:t>КМГ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/</w:t>
            </w:r>
            <w:r w:rsidR="00046D8D" w:rsidRPr="00046D8D">
              <w:rPr>
                <w:rStyle w:val="aff9"/>
                <w:noProof/>
                <w:sz w:val="22"/>
                <w:lang w:val="en-US"/>
              </w:rPr>
              <w:t xml:space="preserve"> 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Working with the KMG classifier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_Toc68683250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9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3B5B0D1B" w14:textId="70E351B6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51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6.11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Работа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 xml:space="preserve"> с параметрами номенклатуры/ Working with item parameters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_Toc68683251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14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2F12A265" w14:textId="27AAC59A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52" w:history="1"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6.12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Работа со словарем сокращения/ Working with the abbreviation dictionary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_Toc68683252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16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78ECD182" w14:textId="6FC07895" w:rsidR="00046D8D" w:rsidRPr="00046D8D" w:rsidRDefault="005977EE">
          <w:pPr>
            <w:pStyle w:val="2a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53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6.13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</w:rPr>
              <w:t>С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истемн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ы</w:t>
            </w:r>
            <w:r w:rsidR="00046D8D" w:rsidRPr="00046D8D">
              <w:rPr>
                <w:rStyle w:val="aff9"/>
                <w:bCs/>
                <w:noProof/>
                <w:sz w:val="22"/>
                <w:lang w:val="en-US"/>
              </w:rPr>
              <w:t>е</w:t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 xml:space="preserve"> правила формирования наименования/ System rules for the formation of the name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_Toc68683253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16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302E59BF" w14:textId="743E74C9" w:rsidR="00046D8D" w:rsidRP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68683254" w:history="1"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7.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bCs/>
                <w:noProof/>
                <w:sz w:val="22"/>
                <w:lang w:val="kk-KZ"/>
              </w:rPr>
              <w:t>Нормализация записи/ Recording normalization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_Toc68683254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17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7D35AF0D" w14:textId="174D3A59" w:rsidR="00046D8D" w:rsidRDefault="005977EE">
          <w:pPr>
            <w:pStyle w:val="18"/>
            <w:tabs>
              <w:tab w:val="left" w:pos="567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8683255" w:history="1">
            <w:r w:rsidR="00046D8D" w:rsidRPr="00046D8D">
              <w:rPr>
                <w:rStyle w:val="aff9"/>
                <w:noProof/>
                <w:sz w:val="22"/>
              </w:rPr>
              <w:t>8.</w:t>
            </w:r>
            <w:r w:rsidR="00046D8D" w:rsidRPr="00046D8D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046D8D" w:rsidRPr="00046D8D">
              <w:rPr>
                <w:rStyle w:val="aff9"/>
                <w:noProof/>
                <w:sz w:val="22"/>
              </w:rPr>
              <w:t>Процесс согласования новой записи ТРУ</w:t>
            </w:r>
            <w:r w:rsidR="00046D8D" w:rsidRPr="00046D8D">
              <w:rPr>
                <w:noProof/>
                <w:webHidden/>
                <w:sz w:val="22"/>
              </w:rPr>
              <w:tab/>
            </w:r>
            <w:r w:rsidR="00046D8D" w:rsidRPr="00046D8D">
              <w:rPr>
                <w:noProof/>
                <w:webHidden/>
                <w:sz w:val="22"/>
              </w:rPr>
              <w:fldChar w:fldCharType="begin"/>
            </w:r>
            <w:r w:rsidR="00046D8D" w:rsidRPr="00046D8D">
              <w:rPr>
                <w:noProof/>
                <w:webHidden/>
                <w:sz w:val="22"/>
              </w:rPr>
              <w:instrText xml:space="preserve"> PAGEREF _Toc68683255 \h </w:instrText>
            </w:r>
            <w:r w:rsidR="00046D8D" w:rsidRPr="00046D8D">
              <w:rPr>
                <w:noProof/>
                <w:webHidden/>
                <w:sz w:val="22"/>
              </w:rPr>
            </w:r>
            <w:r w:rsidR="00046D8D" w:rsidRPr="00046D8D">
              <w:rPr>
                <w:noProof/>
                <w:webHidden/>
                <w:sz w:val="22"/>
              </w:rPr>
              <w:fldChar w:fldCharType="separate"/>
            </w:r>
            <w:r w:rsidR="00046D8D" w:rsidRPr="00046D8D">
              <w:rPr>
                <w:noProof/>
                <w:webHidden/>
                <w:sz w:val="22"/>
              </w:rPr>
              <w:t>22</w:t>
            </w:r>
            <w:r w:rsidR="00046D8D" w:rsidRPr="00046D8D">
              <w:rPr>
                <w:noProof/>
                <w:webHidden/>
                <w:sz w:val="22"/>
              </w:rPr>
              <w:fldChar w:fldCharType="end"/>
            </w:r>
          </w:hyperlink>
        </w:p>
        <w:p w14:paraId="155BFC69" w14:textId="08C41E82" w:rsidR="00046D8D" w:rsidRDefault="00046D8D">
          <w:r>
            <w:rPr>
              <w:b/>
              <w:bCs/>
            </w:rPr>
            <w:fldChar w:fldCharType="end"/>
          </w:r>
        </w:p>
      </w:sdtContent>
    </w:sdt>
    <w:p w14:paraId="5E9249D9" w14:textId="1D8CA20A" w:rsidR="00F813B6" w:rsidRDefault="00F813B6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2BADEF" w14:textId="7065CEA6" w:rsidR="0092624D" w:rsidRPr="00514423" w:rsidRDefault="0092624D" w:rsidP="00514423">
      <w:pPr>
        <w:pStyle w:val="13"/>
        <w:numPr>
          <w:ilvl w:val="0"/>
          <w:numId w:val="36"/>
        </w:numPr>
        <w:jc w:val="both"/>
        <w:rPr>
          <w:sz w:val="24"/>
          <w:szCs w:val="24"/>
        </w:rPr>
      </w:pPr>
      <w:bookmarkStart w:id="0" w:name="_Toc38972745"/>
      <w:bookmarkStart w:id="1" w:name="_Toc68683236"/>
      <w:r w:rsidRPr="00514423">
        <w:rPr>
          <w:sz w:val="24"/>
          <w:szCs w:val="24"/>
        </w:rPr>
        <w:lastRenderedPageBreak/>
        <w:t>Цель</w:t>
      </w:r>
      <w:r w:rsidRPr="00514423">
        <w:rPr>
          <w:sz w:val="24"/>
          <w:szCs w:val="24"/>
          <w:lang w:val="en-US"/>
        </w:rPr>
        <w:t xml:space="preserve"> </w:t>
      </w:r>
      <w:r w:rsidRPr="00514423">
        <w:rPr>
          <w:sz w:val="24"/>
          <w:szCs w:val="24"/>
        </w:rPr>
        <w:t>/</w:t>
      </w:r>
      <w:r w:rsidRPr="00514423">
        <w:rPr>
          <w:sz w:val="24"/>
          <w:szCs w:val="24"/>
          <w:lang w:val="en-US"/>
        </w:rPr>
        <w:t>Purpose</w:t>
      </w:r>
      <w:bookmarkEnd w:id="0"/>
      <w:bookmarkEnd w:id="1"/>
    </w:p>
    <w:p w14:paraId="23289424" w14:textId="77777777" w:rsidR="00D205BA" w:rsidRPr="00514423" w:rsidRDefault="00D205BA" w:rsidP="00514423">
      <w:pPr>
        <w:jc w:val="both"/>
        <w:rPr>
          <w:sz w:val="24"/>
          <w:szCs w:val="24"/>
          <w:lang w:val="x-none" w:eastAsia="x-none"/>
        </w:rPr>
      </w:pPr>
    </w:p>
    <w:p w14:paraId="66C7E9BD" w14:textId="77777777" w:rsidR="00D205BA" w:rsidRPr="00514423" w:rsidRDefault="00D205BA" w:rsidP="00514423">
      <w:pPr>
        <w:pStyle w:val="text80"/>
        <w:ind w:firstLine="567"/>
        <w:jc w:val="both"/>
        <w:rPr>
          <w:color w:val="000000" w:themeColor="text1"/>
        </w:rPr>
      </w:pPr>
      <w:r w:rsidRPr="00514423">
        <w:rPr>
          <w:color w:val="000000" w:themeColor="text1"/>
        </w:rPr>
        <w:t>Настоящий документ содержит методологическую основу для выполнения работ по нормализации записей в справочнике номенклатуры.</w:t>
      </w:r>
    </w:p>
    <w:p w14:paraId="1E5EEE80" w14:textId="77777777" w:rsidR="00D205BA" w:rsidRPr="00514423" w:rsidRDefault="00D205BA" w:rsidP="00514423">
      <w:pPr>
        <w:pStyle w:val="text80"/>
        <w:ind w:firstLine="567"/>
        <w:jc w:val="both"/>
        <w:rPr>
          <w:color w:val="000000" w:themeColor="text1"/>
        </w:rPr>
      </w:pPr>
      <w:r w:rsidRPr="00514423">
        <w:rPr>
          <w:color w:val="000000" w:themeColor="text1"/>
        </w:rPr>
        <w:t>Инструкция подлежит пересмотру в ходе нормализации справочника номенклатуры.</w:t>
      </w:r>
    </w:p>
    <w:p w14:paraId="3AF05B20" w14:textId="77777777" w:rsidR="00D205BA" w:rsidRPr="00514423" w:rsidRDefault="00D205BA" w:rsidP="00514423">
      <w:pPr>
        <w:pStyle w:val="text80"/>
        <w:ind w:firstLine="567"/>
        <w:jc w:val="both"/>
        <w:rPr>
          <w:color w:val="000000" w:themeColor="text1"/>
        </w:rPr>
      </w:pPr>
      <w:r w:rsidRPr="00514423">
        <w:rPr>
          <w:color w:val="000000" w:themeColor="text1"/>
        </w:rPr>
        <w:t xml:space="preserve">Настоящий документ может использоваться при обработке запросов на добавление новых записей или изменение существующих записей, а также при выполнении периодических проверок качества справочника. </w:t>
      </w:r>
    </w:p>
    <w:p w14:paraId="31E49E10" w14:textId="77777777" w:rsidR="00D205BA" w:rsidRPr="00514423" w:rsidRDefault="00D205BA" w:rsidP="00514423">
      <w:pPr>
        <w:pStyle w:val="text80"/>
        <w:ind w:firstLine="567"/>
        <w:jc w:val="both"/>
        <w:rPr>
          <w:color w:val="000000" w:themeColor="text1"/>
        </w:rPr>
      </w:pPr>
      <w:r w:rsidRPr="00514423">
        <w:rPr>
          <w:color w:val="000000" w:themeColor="text1"/>
        </w:rPr>
        <w:t xml:space="preserve">Положения данного документа обязательны к применению всеми участниками.   </w:t>
      </w:r>
    </w:p>
    <w:p w14:paraId="2A909193" w14:textId="77777777" w:rsidR="00D205BA" w:rsidRPr="00514423" w:rsidRDefault="00D205BA" w:rsidP="00514423">
      <w:pPr>
        <w:pStyle w:val="text80"/>
        <w:ind w:firstLine="567"/>
        <w:jc w:val="both"/>
        <w:rPr>
          <w:color w:val="000000" w:themeColor="text1"/>
        </w:rPr>
      </w:pPr>
      <w:r w:rsidRPr="00514423">
        <w:rPr>
          <w:color w:val="000000" w:themeColor="text1"/>
        </w:rPr>
        <w:t xml:space="preserve">                </w:t>
      </w:r>
    </w:p>
    <w:p w14:paraId="29392ACE" w14:textId="267DBF31" w:rsidR="0092624D" w:rsidRPr="00514423" w:rsidRDefault="0092624D" w:rsidP="00514423">
      <w:pPr>
        <w:pStyle w:val="13"/>
        <w:numPr>
          <w:ilvl w:val="0"/>
          <w:numId w:val="36"/>
        </w:numPr>
        <w:jc w:val="both"/>
        <w:rPr>
          <w:color w:val="000000" w:themeColor="text1"/>
          <w:sz w:val="24"/>
          <w:szCs w:val="24"/>
        </w:rPr>
      </w:pPr>
      <w:bookmarkStart w:id="2" w:name="_Toc500406733"/>
      <w:bookmarkStart w:id="3" w:name="_Toc38972748"/>
      <w:bookmarkStart w:id="4" w:name="_Toc68683237"/>
      <w:bookmarkStart w:id="5" w:name="_Toc438720413"/>
      <w:r w:rsidRPr="00514423">
        <w:rPr>
          <w:sz w:val="24"/>
          <w:szCs w:val="24"/>
        </w:rPr>
        <w:t>Термины, определения и сокращения /</w:t>
      </w:r>
      <w:r w:rsidRPr="00514423">
        <w:rPr>
          <w:sz w:val="24"/>
          <w:szCs w:val="24"/>
          <w:lang w:val="en-US"/>
        </w:rPr>
        <w:t>Terms</w:t>
      </w:r>
      <w:r w:rsidRPr="00514423">
        <w:rPr>
          <w:sz w:val="24"/>
          <w:szCs w:val="24"/>
        </w:rPr>
        <w:t xml:space="preserve">, </w:t>
      </w:r>
      <w:r w:rsidRPr="00514423">
        <w:rPr>
          <w:sz w:val="24"/>
          <w:szCs w:val="24"/>
          <w:lang w:val="en-US"/>
        </w:rPr>
        <w:t>definitions</w:t>
      </w:r>
      <w:r w:rsidRPr="00514423">
        <w:rPr>
          <w:sz w:val="24"/>
          <w:szCs w:val="24"/>
        </w:rPr>
        <w:t xml:space="preserve"> </w:t>
      </w:r>
      <w:r w:rsidRPr="00514423">
        <w:rPr>
          <w:sz w:val="24"/>
          <w:szCs w:val="24"/>
          <w:lang w:val="en-US"/>
        </w:rPr>
        <w:t>and</w:t>
      </w:r>
      <w:r w:rsidRPr="00514423">
        <w:rPr>
          <w:sz w:val="24"/>
          <w:szCs w:val="24"/>
        </w:rPr>
        <w:t xml:space="preserve"> </w:t>
      </w:r>
      <w:r w:rsidRPr="00514423">
        <w:rPr>
          <w:sz w:val="24"/>
          <w:szCs w:val="24"/>
          <w:lang w:val="en-US"/>
        </w:rPr>
        <w:t>abbreviations</w:t>
      </w:r>
      <w:bookmarkEnd w:id="2"/>
      <w:bookmarkEnd w:id="3"/>
      <w:bookmarkEnd w:id="4"/>
    </w:p>
    <w:p w14:paraId="7192D66E" w14:textId="77777777" w:rsidR="0092624D" w:rsidRPr="00514423" w:rsidRDefault="0092624D" w:rsidP="00514423">
      <w:pPr>
        <w:jc w:val="both"/>
        <w:rPr>
          <w:sz w:val="24"/>
          <w:szCs w:val="24"/>
          <w:lang w:val="x-none" w:eastAsia="x-none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655"/>
      </w:tblGrid>
      <w:tr w:rsidR="00D205BA" w:rsidRPr="00514423" w14:paraId="325FE9AF" w14:textId="77777777" w:rsidTr="004E310B">
        <w:tc>
          <w:tcPr>
            <w:tcW w:w="2263" w:type="dxa"/>
            <w:shd w:val="clear" w:color="auto" w:fill="auto"/>
          </w:tcPr>
          <w:p w14:paraId="152BF986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ЕИ</w:t>
            </w:r>
          </w:p>
        </w:tc>
        <w:tc>
          <w:tcPr>
            <w:tcW w:w="7655" w:type="dxa"/>
            <w:shd w:val="clear" w:color="auto" w:fill="auto"/>
          </w:tcPr>
          <w:p w14:paraId="53104625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Единица измерения</w:t>
            </w:r>
            <w:r w:rsidRPr="00514423">
              <w:rPr>
                <w:color w:val="000000" w:themeColor="text1"/>
                <w:sz w:val="24"/>
                <w:szCs w:val="24"/>
              </w:rPr>
              <w:tab/>
            </w:r>
          </w:p>
        </w:tc>
      </w:tr>
      <w:tr w:rsidR="00D205BA" w:rsidRPr="00514423" w14:paraId="0D9648A3" w14:textId="77777777" w:rsidTr="004E310B">
        <w:tc>
          <w:tcPr>
            <w:tcW w:w="2263" w:type="dxa"/>
            <w:shd w:val="clear" w:color="auto" w:fill="auto"/>
          </w:tcPr>
          <w:p w14:paraId="2494BC29" w14:textId="469E59C7" w:rsidR="00D205BA" w:rsidRPr="00514423" w:rsidRDefault="00562B15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  <w:lang w:val="kk-KZ"/>
              </w:rPr>
              <w:t xml:space="preserve">Специалист </w:t>
            </w:r>
            <w:r w:rsidR="00D205BA" w:rsidRPr="00514423">
              <w:rPr>
                <w:color w:val="000000" w:themeColor="text1"/>
                <w:sz w:val="24"/>
                <w:szCs w:val="24"/>
              </w:rPr>
              <w:t>НСИ</w:t>
            </w:r>
          </w:p>
        </w:tc>
        <w:tc>
          <w:tcPr>
            <w:tcW w:w="7655" w:type="dxa"/>
            <w:shd w:val="clear" w:color="auto" w:fill="auto"/>
          </w:tcPr>
          <w:p w14:paraId="790345B6" w14:textId="71F4B2EC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 xml:space="preserve">Член </w:t>
            </w:r>
            <w:r w:rsidR="00562B15" w:rsidRPr="00514423">
              <w:rPr>
                <w:color w:val="000000" w:themeColor="text1"/>
                <w:sz w:val="24"/>
                <w:szCs w:val="24"/>
                <w:lang w:val="kk-KZ"/>
              </w:rPr>
              <w:t>службы НСИ</w:t>
            </w:r>
            <w:r w:rsidRPr="00514423">
              <w:rPr>
                <w:color w:val="000000" w:themeColor="text1"/>
                <w:sz w:val="24"/>
                <w:szCs w:val="24"/>
              </w:rPr>
              <w:t>, ответственный за нормализацию данных определенного объема</w:t>
            </w:r>
          </w:p>
        </w:tc>
      </w:tr>
      <w:tr w:rsidR="00D205BA" w:rsidRPr="00514423" w14:paraId="46C4025A" w14:textId="77777777" w:rsidTr="004E310B">
        <w:tc>
          <w:tcPr>
            <w:tcW w:w="2263" w:type="dxa"/>
            <w:shd w:val="clear" w:color="auto" w:fill="auto"/>
          </w:tcPr>
          <w:p w14:paraId="596D4FE2" w14:textId="3B0C59F1" w:rsidR="00D205BA" w:rsidRPr="00514423" w:rsidRDefault="00562B15" w:rsidP="00514423">
            <w:pPr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514423">
              <w:rPr>
                <w:color w:val="000000" w:themeColor="text1"/>
                <w:sz w:val="24"/>
                <w:szCs w:val="24"/>
                <w:lang w:val="kk-KZ"/>
              </w:rPr>
              <w:t>Руководитель службы НСИ</w:t>
            </w:r>
          </w:p>
        </w:tc>
        <w:tc>
          <w:tcPr>
            <w:tcW w:w="7655" w:type="dxa"/>
            <w:shd w:val="clear" w:color="auto" w:fill="auto"/>
          </w:tcPr>
          <w:p w14:paraId="519E738E" w14:textId="60BC01AD" w:rsidR="00D205BA" w:rsidRPr="00514423" w:rsidRDefault="00562B15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  <w:lang w:val="kk-KZ"/>
              </w:rPr>
              <w:t>Руквовдитель рабочей группы</w:t>
            </w:r>
            <w:r w:rsidR="00D205BA" w:rsidRPr="00514423">
              <w:rPr>
                <w:color w:val="000000" w:themeColor="text1"/>
                <w:sz w:val="24"/>
                <w:szCs w:val="24"/>
              </w:rPr>
              <w:t>, ответственный за весь процесс нормализации</w:t>
            </w:r>
          </w:p>
        </w:tc>
      </w:tr>
      <w:tr w:rsidR="00D205BA" w:rsidRPr="00514423" w14:paraId="689153E2" w14:textId="77777777" w:rsidTr="004E310B">
        <w:tc>
          <w:tcPr>
            <w:tcW w:w="2263" w:type="dxa"/>
            <w:shd w:val="clear" w:color="auto" w:fill="auto"/>
          </w:tcPr>
          <w:p w14:paraId="689B0285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ИС</w:t>
            </w:r>
          </w:p>
        </w:tc>
        <w:tc>
          <w:tcPr>
            <w:tcW w:w="7655" w:type="dxa"/>
            <w:shd w:val="clear" w:color="auto" w:fill="auto"/>
          </w:tcPr>
          <w:p w14:paraId="1DBCA1A1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Информационная система – это автоматизированная система, реализующая процессы сбора, обработки, накопления, хранения, поиска и распространения информации</w:t>
            </w:r>
          </w:p>
        </w:tc>
      </w:tr>
      <w:tr w:rsidR="00D205BA" w:rsidRPr="00514423" w14:paraId="387A0055" w14:textId="77777777" w:rsidTr="004E310B">
        <w:tc>
          <w:tcPr>
            <w:tcW w:w="2263" w:type="dxa"/>
            <w:shd w:val="clear" w:color="auto" w:fill="auto"/>
          </w:tcPr>
          <w:p w14:paraId="2A4C005C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МКЕИ</w:t>
            </w:r>
          </w:p>
        </w:tc>
        <w:tc>
          <w:tcPr>
            <w:tcW w:w="7655" w:type="dxa"/>
            <w:shd w:val="clear" w:color="auto" w:fill="auto"/>
          </w:tcPr>
          <w:p w14:paraId="40B69B8B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Межгосударственный классификатор единиц измерений</w:t>
            </w:r>
          </w:p>
        </w:tc>
      </w:tr>
      <w:tr w:rsidR="00D205BA" w:rsidRPr="00514423" w14:paraId="1848E665" w14:textId="77777777" w:rsidTr="004E310B">
        <w:tc>
          <w:tcPr>
            <w:tcW w:w="2263" w:type="dxa"/>
            <w:shd w:val="clear" w:color="auto" w:fill="auto"/>
          </w:tcPr>
          <w:p w14:paraId="3B6B98BE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НТД</w:t>
            </w:r>
            <w:r w:rsidRPr="00514423">
              <w:rPr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7655" w:type="dxa"/>
            <w:shd w:val="clear" w:color="auto" w:fill="auto"/>
          </w:tcPr>
          <w:p w14:paraId="29CF7F07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Нормативно-технический документ – это документ, устанавливающий правила, руководящие принципы или характеристики различных видов деятельности или их результатов</w:t>
            </w:r>
          </w:p>
        </w:tc>
      </w:tr>
      <w:tr w:rsidR="00D205BA" w:rsidRPr="00514423" w14:paraId="2E7EABD3" w14:textId="77777777" w:rsidTr="004E310B">
        <w:trPr>
          <w:trHeight w:val="623"/>
        </w:trPr>
        <w:tc>
          <w:tcPr>
            <w:tcW w:w="2263" w:type="dxa"/>
            <w:shd w:val="clear" w:color="auto" w:fill="auto"/>
          </w:tcPr>
          <w:p w14:paraId="3FBB62AB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Рабочая группа</w:t>
            </w:r>
          </w:p>
        </w:tc>
        <w:tc>
          <w:tcPr>
            <w:tcW w:w="7655" w:type="dxa"/>
            <w:shd w:val="clear" w:color="auto" w:fill="auto"/>
          </w:tcPr>
          <w:p w14:paraId="12C519E2" w14:textId="707A6844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 xml:space="preserve">Состав </w:t>
            </w:r>
            <w:r w:rsidR="00562B15" w:rsidRPr="00514423">
              <w:rPr>
                <w:color w:val="000000" w:themeColor="text1"/>
                <w:sz w:val="24"/>
                <w:szCs w:val="24"/>
                <w:lang w:val="kk-KZ"/>
              </w:rPr>
              <w:t>специалистов</w:t>
            </w:r>
            <w:r w:rsidRPr="00514423">
              <w:rPr>
                <w:color w:val="000000" w:themeColor="text1"/>
                <w:sz w:val="24"/>
                <w:szCs w:val="24"/>
              </w:rPr>
              <w:t xml:space="preserve"> НСИ</w:t>
            </w:r>
          </w:p>
        </w:tc>
      </w:tr>
      <w:tr w:rsidR="00D205BA" w:rsidRPr="00514423" w14:paraId="53A40AAF" w14:textId="77777777" w:rsidTr="004E310B">
        <w:trPr>
          <w:trHeight w:val="623"/>
        </w:trPr>
        <w:tc>
          <w:tcPr>
            <w:tcW w:w="2263" w:type="dxa"/>
            <w:shd w:val="clear" w:color="auto" w:fill="auto"/>
          </w:tcPr>
          <w:p w14:paraId="4C928462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Инструмент нормализации</w:t>
            </w:r>
          </w:p>
        </w:tc>
        <w:tc>
          <w:tcPr>
            <w:tcW w:w="7655" w:type="dxa"/>
            <w:shd w:val="clear" w:color="auto" w:fill="auto"/>
          </w:tcPr>
          <w:p w14:paraId="2BED8F6D" w14:textId="46FCBAA5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Разработанн</w:t>
            </w:r>
            <w:ins w:id="6" w:author="Нуршубаев Дмитрий Бекболатович" w:date="2021-04-07T11:25:00Z">
              <w:r w:rsidR="00C71676">
                <w:rPr>
                  <w:color w:val="000000" w:themeColor="text1"/>
                  <w:sz w:val="24"/>
                  <w:szCs w:val="24"/>
                </w:rPr>
                <w:t>ый</w:t>
              </w:r>
            </w:ins>
            <w:del w:id="7" w:author="Нуршубаев Дмитрий Бекболатович" w:date="2021-04-07T11:24:00Z">
              <w:r w:rsidRPr="00514423" w:rsidDel="00C71676">
                <w:rPr>
                  <w:color w:val="000000" w:themeColor="text1"/>
                  <w:sz w:val="24"/>
                  <w:szCs w:val="24"/>
                </w:rPr>
                <w:delText>ая</w:delText>
              </w:r>
            </w:del>
            <w:r w:rsidRPr="00514423">
              <w:rPr>
                <w:color w:val="000000" w:themeColor="text1"/>
                <w:sz w:val="24"/>
                <w:szCs w:val="24"/>
              </w:rPr>
              <w:t xml:space="preserve"> инструмент на базе ПО 1С для нормализации справочника номенклатуре  </w:t>
            </w:r>
          </w:p>
        </w:tc>
      </w:tr>
      <w:tr w:rsidR="00D205BA" w:rsidRPr="00514423" w14:paraId="401A1783" w14:textId="77777777" w:rsidTr="004E310B">
        <w:tc>
          <w:tcPr>
            <w:tcW w:w="2263" w:type="dxa"/>
            <w:shd w:val="clear" w:color="auto" w:fill="auto"/>
          </w:tcPr>
          <w:p w14:paraId="573ABD5B" w14:textId="77777777" w:rsidR="00D205BA" w:rsidRPr="00514423" w:rsidRDefault="00D205BA" w:rsidP="00514423">
            <w:pPr>
              <w:jc w:val="both"/>
              <w:rPr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 xml:space="preserve">Справочник </w:t>
            </w:r>
          </w:p>
        </w:tc>
        <w:tc>
          <w:tcPr>
            <w:tcW w:w="7655" w:type="dxa"/>
            <w:shd w:val="clear" w:color="auto" w:fill="auto"/>
          </w:tcPr>
          <w:p w14:paraId="037F277A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 xml:space="preserve">Ресурс </w:t>
            </w:r>
            <w:r w:rsidR="001C472C" w:rsidRPr="00514423">
              <w:rPr>
                <w:color w:val="000000" w:themeColor="text1"/>
                <w:sz w:val="24"/>
                <w:szCs w:val="24"/>
              </w:rPr>
              <w:t>НСИ</w:t>
            </w:r>
            <w:r w:rsidRPr="00514423">
              <w:rPr>
                <w:color w:val="000000" w:themeColor="text1"/>
                <w:sz w:val="24"/>
                <w:szCs w:val="24"/>
              </w:rPr>
              <w:t>, представляющий собой совокупность информационных объектов с указанием для каждого из них значений некоторого заданного набора параметров (характеристик, норм, свойств и т.п.)</w:t>
            </w:r>
          </w:p>
        </w:tc>
      </w:tr>
      <w:tr w:rsidR="00D205BA" w:rsidRPr="00514423" w14:paraId="6E537438" w14:textId="77777777" w:rsidTr="004E310B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4CC2A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ТМЦ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93D5B" w14:textId="77777777" w:rsidR="00D205BA" w:rsidRPr="00514423" w:rsidRDefault="00D205BA" w:rsidP="00514423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14423">
              <w:rPr>
                <w:color w:val="000000" w:themeColor="text1"/>
                <w:sz w:val="24"/>
                <w:szCs w:val="24"/>
              </w:rPr>
              <w:t>Товарно-материальные ценности (номенклатура)</w:t>
            </w:r>
          </w:p>
        </w:tc>
      </w:tr>
      <w:tr w:rsidR="00DA2BB8" w:rsidRPr="00514423" w14:paraId="09B0052E" w14:textId="77777777" w:rsidTr="004E310B">
        <w:trPr>
          <w:ins w:id="8" w:author="Нуршубаев Дмитрий Бекболатович" w:date="2021-04-07T11:50:00Z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B9384" w14:textId="2B93D268" w:rsidR="00DA2BB8" w:rsidRPr="00514423" w:rsidRDefault="00DA2BB8" w:rsidP="00514423">
            <w:pPr>
              <w:jc w:val="both"/>
              <w:rPr>
                <w:ins w:id="9" w:author="Нуршубаев Дмитрий Бекболатович" w:date="2021-04-07T11:50:00Z"/>
                <w:color w:val="000000" w:themeColor="text1"/>
                <w:sz w:val="24"/>
                <w:szCs w:val="24"/>
              </w:rPr>
            </w:pPr>
            <w:ins w:id="10" w:author="Нуршубаев Дмитрий Бекболатович" w:date="2021-04-07T11:50:00Z">
              <w:r>
                <w:rPr>
                  <w:color w:val="000000" w:themeColor="text1"/>
                  <w:sz w:val="24"/>
                  <w:szCs w:val="24"/>
                </w:rPr>
                <w:t>ТРУ</w:t>
              </w:r>
            </w:ins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6E3D9" w14:textId="20BE3936" w:rsidR="00DA2BB8" w:rsidRPr="00514423" w:rsidRDefault="007F7D2E" w:rsidP="00514423">
            <w:pPr>
              <w:jc w:val="both"/>
              <w:rPr>
                <w:ins w:id="11" w:author="Нуршубаев Дмитрий Бекболатович" w:date="2021-04-07T11:50:00Z"/>
                <w:color w:val="000000" w:themeColor="text1"/>
                <w:sz w:val="24"/>
                <w:szCs w:val="24"/>
              </w:rPr>
            </w:pPr>
            <w:ins w:id="12" w:author="Suleimen Nuraev" w:date="2021-04-07T16:00:00Z">
              <w:r w:rsidRPr="007F7D2E">
                <w:rPr>
                  <w:sz w:val="24"/>
                  <w:szCs w:val="24"/>
                </w:rPr>
                <w:t>Товары работы и услуги</w:t>
              </w:r>
            </w:ins>
          </w:p>
        </w:tc>
      </w:tr>
    </w:tbl>
    <w:p w14:paraId="129E6FF9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6F3EA574" w14:textId="559D883F" w:rsidR="0092624D" w:rsidRPr="00514423" w:rsidRDefault="0092624D" w:rsidP="00514423">
      <w:pPr>
        <w:pStyle w:val="13"/>
        <w:numPr>
          <w:ilvl w:val="0"/>
          <w:numId w:val="36"/>
        </w:numPr>
        <w:jc w:val="both"/>
        <w:rPr>
          <w:color w:val="000000" w:themeColor="text1"/>
          <w:sz w:val="24"/>
          <w:szCs w:val="24"/>
          <w:lang w:val="kk-KZ"/>
        </w:rPr>
      </w:pPr>
      <w:bookmarkStart w:id="13" w:name="_Toc38972749"/>
      <w:bookmarkStart w:id="14" w:name="_Toc68683238"/>
      <w:bookmarkEnd w:id="5"/>
      <w:r w:rsidRPr="00514423">
        <w:rPr>
          <w:sz w:val="24"/>
          <w:szCs w:val="24"/>
        </w:rPr>
        <w:t>Ответственность</w:t>
      </w:r>
      <w:r w:rsidRPr="00514423">
        <w:rPr>
          <w:sz w:val="24"/>
          <w:szCs w:val="24"/>
          <w:lang w:val="en-US"/>
        </w:rPr>
        <w:t xml:space="preserve"> </w:t>
      </w:r>
      <w:r w:rsidRPr="00514423">
        <w:rPr>
          <w:sz w:val="24"/>
          <w:szCs w:val="24"/>
        </w:rPr>
        <w:t>и</w:t>
      </w:r>
      <w:r w:rsidRPr="00514423">
        <w:rPr>
          <w:sz w:val="24"/>
          <w:szCs w:val="24"/>
          <w:lang w:val="en-US"/>
        </w:rPr>
        <w:t xml:space="preserve"> </w:t>
      </w:r>
      <w:r w:rsidRPr="00514423">
        <w:rPr>
          <w:sz w:val="24"/>
          <w:szCs w:val="24"/>
        </w:rPr>
        <w:t>полномочия</w:t>
      </w:r>
      <w:r w:rsidRPr="00514423">
        <w:rPr>
          <w:sz w:val="24"/>
          <w:szCs w:val="24"/>
          <w:lang w:val="en-US"/>
        </w:rPr>
        <w:t xml:space="preserve"> / Responsibility and authority</w:t>
      </w:r>
      <w:bookmarkEnd w:id="13"/>
      <w:bookmarkEnd w:id="14"/>
    </w:p>
    <w:p w14:paraId="5AEABDE7" w14:textId="77777777" w:rsidR="0092624D" w:rsidRPr="00514423" w:rsidRDefault="0092624D" w:rsidP="00514423">
      <w:pPr>
        <w:jc w:val="both"/>
        <w:rPr>
          <w:sz w:val="24"/>
          <w:szCs w:val="24"/>
          <w:lang w:val="en-US" w:eastAsia="x-none"/>
        </w:rPr>
      </w:pPr>
    </w:p>
    <w:tbl>
      <w:tblPr>
        <w:tblW w:w="51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5347"/>
        <w:gridCol w:w="2308"/>
      </w:tblGrid>
      <w:tr w:rsidR="0092624D" w:rsidRPr="00514423" w14:paraId="32167F20" w14:textId="77777777" w:rsidTr="00F813B6">
        <w:trPr>
          <w:trHeight w:val="20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4ED739B7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Владелец процесса / Process Owner</w:t>
            </w:r>
          </w:p>
        </w:tc>
        <w:tc>
          <w:tcPr>
            <w:tcW w:w="5347" w:type="dxa"/>
            <w:shd w:val="clear" w:color="auto" w:fill="F2F2F2" w:themeFill="background1" w:themeFillShade="F2"/>
            <w:vAlign w:val="center"/>
          </w:tcPr>
          <w:p w14:paraId="31CE0357" w14:textId="77777777" w:rsidR="0092624D" w:rsidRPr="00514423" w:rsidRDefault="0092624D" w:rsidP="00514423">
            <w:pPr>
              <w:jc w:val="both"/>
              <w:rPr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Ответственность /</w:t>
            </w:r>
            <w:r w:rsidRPr="00514423">
              <w:rPr>
                <w:sz w:val="24"/>
                <w:szCs w:val="24"/>
              </w:rPr>
              <w:t xml:space="preserve"> </w:t>
            </w:r>
          </w:p>
          <w:p w14:paraId="4762DC9F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Responsibility</w:t>
            </w:r>
          </w:p>
        </w:tc>
        <w:tc>
          <w:tcPr>
            <w:tcW w:w="2308" w:type="dxa"/>
            <w:shd w:val="clear" w:color="auto" w:fill="F2F2F2" w:themeFill="background1" w:themeFillShade="F2"/>
            <w:vAlign w:val="center"/>
          </w:tcPr>
          <w:p w14:paraId="36B6AC8F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 xml:space="preserve">Полномочия / </w:t>
            </w:r>
          </w:p>
          <w:p w14:paraId="1906B9E7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Credentials</w:t>
            </w:r>
          </w:p>
        </w:tc>
      </w:tr>
      <w:tr w:rsidR="0092624D" w:rsidRPr="00514423" w14:paraId="08F90F5E" w14:textId="77777777" w:rsidTr="00F813B6">
        <w:trPr>
          <w:trHeight w:val="20"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CEE9" w14:textId="318AE0C8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  <w:lang w:val="kk-KZ"/>
              </w:rPr>
            </w:pPr>
            <w:r w:rsidRPr="00514423">
              <w:rPr>
                <w:sz w:val="24"/>
                <w:szCs w:val="24"/>
                <w:lang w:val="kk-KZ"/>
              </w:rPr>
              <w:t>Руководитель службы НСИ</w:t>
            </w:r>
          </w:p>
        </w:tc>
        <w:tc>
          <w:tcPr>
            <w:tcW w:w="53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6983C8" w14:textId="15496ADD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</w:rPr>
            </w:pPr>
            <w:r w:rsidRPr="00514423">
              <w:rPr>
                <w:sz w:val="24"/>
                <w:szCs w:val="24"/>
              </w:rPr>
              <w:t xml:space="preserve">Контролировать выполнение требований данной </w:t>
            </w:r>
            <w:r w:rsidRPr="00514423">
              <w:rPr>
                <w:sz w:val="24"/>
                <w:szCs w:val="24"/>
                <w:lang w:val="kk-KZ"/>
              </w:rPr>
              <w:t>рабочей инструкции и за весь процесс нормализации</w:t>
            </w:r>
          </w:p>
        </w:tc>
        <w:tc>
          <w:tcPr>
            <w:tcW w:w="2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F15FE8" w14:textId="77777777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</w:rPr>
            </w:pPr>
            <w:r w:rsidRPr="00514423">
              <w:rPr>
                <w:sz w:val="24"/>
                <w:szCs w:val="24"/>
              </w:rPr>
              <w:t>Вносить изменения в данную инструкцию.</w:t>
            </w:r>
          </w:p>
        </w:tc>
      </w:tr>
      <w:tr w:rsidR="0092624D" w:rsidRPr="00514423" w14:paraId="6DF58FAA" w14:textId="77777777" w:rsidTr="00F813B6">
        <w:trPr>
          <w:trHeight w:val="20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5CF3295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Участники процесса/ Process participant</w:t>
            </w:r>
          </w:p>
        </w:tc>
        <w:tc>
          <w:tcPr>
            <w:tcW w:w="5347" w:type="dxa"/>
            <w:shd w:val="clear" w:color="auto" w:fill="F2F2F2" w:themeFill="background1" w:themeFillShade="F2"/>
            <w:vAlign w:val="center"/>
          </w:tcPr>
          <w:p w14:paraId="08D46921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 xml:space="preserve">Ответственность / </w:t>
            </w:r>
          </w:p>
          <w:p w14:paraId="57D1D926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Responsibility</w:t>
            </w:r>
          </w:p>
        </w:tc>
        <w:tc>
          <w:tcPr>
            <w:tcW w:w="2308" w:type="dxa"/>
            <w:shd w:val="clear" w:color="auto" w:fill="F2F2F2" w:themeFill="background1" w:themeFillShade="F2"/>
            <w:vAlign w:val="center"/>
          </w:tcPr>
          <w:p w14:paraId="28846F8E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 xml:space="preserve">Полномочия / </w:t>
            </w:r>
          </w:p>
          <w:p w14:paraId="7BB871E0" w14:textId="77777777" w:rsidR="0092624D" w:rsidRPr="00514423" w:rsidRDefault="0092624D" w:rsidP="00514423">
            <w:pPr>
              <w:jc w:val="both"/>
              <w:rPr>
                <w:b/>
                <w:sz w:val="24"/>
                <w:szCs w:val="24"/>
              </w:rPr>
            </w:pPr>
            <w:r w:rsidRPr="00514423">
              <w:rPr>
                <w:b/>
                <w:sz w:val="24"/>
                <w:szCs w:val="24"/>
              </w:rPr>
              <w:t>Credentials</w:t>
            </w:r>
          </w:p>
        </w:tc>
      </w:tr>
      <w:tr w:rsidR="0092624D" w:rsidRPr="00514423" w14:paraId="7C675C86" w14:textId="77777777" w:rsidTr="00F813B6">
        <w:trPr>
          <w:trHeight w:val="20"/>
        </w:trPr>
        <w:tc>
          <w:tcPr>
            <w:tcW w:w="2263" w:type="dxa"/>
            <w:shd w:val="clear" w:color="auto" w:fill="auto"/>
            <w:vAlign w:val="center"/>
          </w:tcPr>
          <w:p w14:paraId="00955F2D" w14:textId="1D2E7433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  <w:lang w:val="kk-KZ"/>
              </w:rPr>
            </w:pPr>
            <w:r w:rsidRPr="00514423">
              <w:rPr>
                <w:sz w:val="24"/>
                <w:szCs w:val="24"/>
                <w:lang w:val="kk-KZ"/>
              </w:rPr>
              <w:t>Специалисты НСИ</w:t>
            </w:r>
          </w:p>
        </w:tc>
        <w:tc>
          <w:tcPr>
            <w:tcW w:w="5347" w:type="dxa"/>
            <w:shd w:val="clear" w:color="auto" w:fill="auto"/>
            <w:vAlign w:val="center"/>
          </w:tcPr>
          <w:p w14:paraId="70DC4A50" w14:textId="60FBA444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  <w:lang w:val="kk-KZ"/>
              </w:rPr>
            </w:pPr>
            <w:r w:rsidRPr="00514423">
              <w:rPr>
                <w:sz w:val="24"/>
                <w:szCs w:val="24"/>
                <w:lang w:val="kk-KZ"/>
              </w:rPr>
              <w:t>Правильное составление шаблона учитывая все требования методологии и требованя Бизнеса</w:t>
            </w:r>
            <w:ins w:id="15" w:author="Нуршубаев Дмитрий Бекболатович" w:date="2021-04-07T11:51:00Z">
              <w:r w:rsidR="00DA2BB8">
                <w:rPr>
                  <w:sz w:val="24"/>
                  <w:szCs w:val="24"/>
                  <w:lang w:val="kk-KZ"/>
                </w:rPr>
                <w:t>.</w:t>
              </w:r>
            </w:ins>
          </w:p>
          <w:p w14:paraId="7D7102E8" w14:textId="47CEAF67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  <w:lang w:val="kk-KZ"/>
              </w:rPr>
            </w:pPr>
            <w:r w:rsidRPr="00514423">
              <w:rPr>
                <w:sz w:val="24"/>
                <w:szCs w:val="24"/>
                <w:lang w:val="kk-KZ"/>
              </w:rPr>
              <w:t>Правильн</w:t>
            </w:r>
            <w:ins w:id="16" w:author="Нуршубаев Дмитрий Бекболатович" w:date="2021-04-07T11:51:00Z">
              <w:r w:rsidR="00DA2BB8">
                <w:rPr>
                  <w:sz w:val="24"/>
                  <w:szCs w:val="24"/>
                  <w:lang w:val="kk-KZ"/>
                </w:rPr>
                <w:t>ая</w:t>
              </w:r>
            </w:ins>
            <w:del w:id="17" w:author="Нуршубаев Дмитрий Бекболатович" w:date="2021-04-07T11:51:00Z">
              <w:r w:rsidRPr="00514423" w:rsidDel="00DA2BB8">
                <w:rPr>
                  <w:sz w:val="24"/>
                  <w:szCs w:val="24"/>
                  <w:lang w:val="kk-KZ"/>
                </w:rPr>
                <w:delText>ое</w:delText>
              </w:r>
            </w:del>
            <w:r w:rsidRPr="00514423">
              <w:rPr>
                <w:sz w:val="24"/>
                <w:szCs w:val="24"/>
                <w:lang w:val="kk-KZ"/>
              </w:rPr>
              <w:t xml:space="preserve"> и к</w:t>
            </w:r>
            <w:ins w:id="18" w:author="Нуршубаев Дмитрий Бекболатович" w:date="2021-04-07T11:52:00Z">
              <w:r w:rsidR="00DA2BB8">
                <w:rPr>
                  <w:sz w:val="24"/>
                  <w:szCs w:val="24"/>
                  <w:lang w:val="kk-KZ"/>
                </w:rPr>
                <w:t>ачественная</w:t>
              </w:r>
            </w:ins>
            <w:del w:id="19" w:author="Нуршубаев Дмитрий Бекболатович" w:date="2021-04-07T11:52:00Z">
              <w:r w:rsidRPr="00514423" w:rsidDel="00DA2BB8">
                <w:rPr>
                  <w:sz w:val="24"/>
                  <w:szCs w:val="24"/>
                  <w:lang w:val="kk-KZ"/>
                </w:rPr>
                <w:delText>оррек</w:delText>
              </w:r>
            </w:del>
            <w:del w:id="20" w:author="Нуршубаев Дмитрий Бекболатович" w:date="2021-04-07T11:51:00Z">
              <w:r w:rsidRPr="00514423" w:rsidDel="00DA2BB8">
                <w:rPr>
                  <w:sz w:val="24"/>
                  <w:szCs w:val="24"/>
                  <w:lang w:val="kk-KZ"/>
                </w:rPr>
                <w:delText>тное</w:delText>
              </w:r>
            </w:del>
            <w:r w:rsidRPr="00514423">
              <w:rPr>
                <w:sz w:val="24"/>
                <w:szCs w:val="24"/>
                <w:lang w:val="kk-KZ"/>
              </w:rPr>
              <w:t xml:space="preserve"> нормализация записей ТРУ из ИС ДЗО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3897C02" w14:textId="77777777" w:rsidR="0092624D" w:rsidRPr="00514423" w:rsidRDefault="0092624D" w:rsidP="00514423">
            <w:pPr>
              <w:spacing w:before="60" w:after="60"/>
              <w:jc w:val="both"/>
              <w:rPr>
                <w:sz w:val="24"/>
                <w:szCs w:val="24"/>
                <w:lang w:val="kk-KZ"/>
              </w:rPr>
            </w:pPr>
            <w:r w:rsidRPr="00514423">
              <w:rPr>
                <w:sz w:val="24"/>
                <w:szCs w:val="24"/>
                <w:lang w:val="kk-KZ"/>
              </w:rPr>
              <w:t>Сообщать о недостатках процесса</w:t>
            </w:r>
          </w:p>
        </w:tc>
      </w:tr>
    </w:tbl>
    <w:p w14:paraId="4E13C644" w14:textId="77777777" w:rsidR="00D205BA" w:rsidRPr="00514423" w:rsidRDefault="00D205BA" w:rsidP="00514423">
      <w:pPr>
        <w:jc w:val="both"/>
        <w:rPr>
          <w:color w:val="FF0000"/>
          <w:sz w:val="24"/>
          <w:szCs w:val="24"/>
        </w:rPr>
      </w:pPr>
    </w:p>
    <w:p w14:paraId="005D0AE7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21D2D1CF" w14:textId="44059961" w:rsidR="00271A48" w:rsidRPr="00514423" w:rsidRDefault="00271A48" w:rsidP="00136C94">
      <w:pPr>
        <w:pStyle w:val="aff4"/>
        <w:numPr>
          <w:ilvl w:val="0"/>
          <w:numId w:val="36"/>
        </w:numPr>
        <w:ind w:left="0" w:firstLine="567"/>
        <w:jc w:val="both"/>
        <w:outlineLvl w:val="0"/>
        <w:rPr>
          <w:b/>
          <w:bCs/>
          <w:color w:val="000000" w:themeColor="text1"/>
        </w:rPr>
      </w:pPr>
      <w:bookmarkStart w:id="21" w:name="_Toc38972746"/>
      <w:bookmarkStart w:id="22" w:name="_Toc68683239"/>
      <w:r w:rsidRPr="00514423">
        <w:rPr>
          <w:b/>
          <w:bCs/>
        </w:rPr>
        <w:t>Область применения /</w:t>
      </w:r>
      <w:r w:rsidRPr="00514423">
        <w:rPr>
          <w:b/>
          <w:bCs/>
          <w:lang w:val="en-US"/>
        </w:rPr>
        <w:t>Scope</w:t>
      </w:r>
      <w:bookmarkEnd w:id="21"/>
      <w:bookmarkEnd w:id="22"/>
      <w:r w:rsidRPr="00514423">
        <w:rPr>
          <w:b/>
          <w:bCs/>
        </w:rPr>
        <w:t xml:space="preserve"> </w:t>
      </w:r>
    </w:p>
    <w:p w14:paraId="3EB56C1A" w14:textId="3FD5AF26" w:rsidR="00CD39F0" w:rsidRPr="00514423" w:rsidRDefault="00271A48" w:rsidP="009B782C">
      <w:pPr>
        <w:pStyle w:val="aff4"/>
        <w:spacing w:before="60" w:after="60"/>
        <w:ind w:left="0" w:firstLine="567"/>
        <w:jc w:val="both"/>
        <w:rPr>
          <w:lang w:val="kk-KZ"/>
        </w:rPr>
      </w:pPr>
      <w:r w:rsidRPr="00514423">
        <w:t>Данная</w:t>
      </w:r>
      <w:r w:rsidRPr="00514423">
        <w:rPr>
          <w:lang w:val="kk-KZ"/>
        </w:rPr>
        <w:t xml:space="preserve"> инструкция </w:t>
      </w:r>
      <w:r w:rsidRPr="00514423">
        <w:t xml:space="preserve">применима для </w:t>
      </w:r>
      <w:r w:rsidRPr="00514423">
        <w:rPr>
          <w:lang w:val="kk-KZ"/>
        </w:rPr>
        <w:t>Службы НСИ</w:t>
      </w:r>
      <w:bookmarkStart w:id="23" w:name="_Toc195081628"/>
      <w:r w:rsidR="00F813B6">
        <w:rPr>
          <w:lang w:val="kk-KZ"/>
        </w:rPr>
        <w:t>.</w:t>
      </w:r>
    </w:p>
    <w:p w14:paraId="2C5640F8" w14:textId="77777777" w:rsidR="00D205BA" w:rsidRPr="00514423" w:rsidRDefault="00D205BA" w:rsidP="009B782C">
      <w:pPr>
        <w:ind w:firstLine="567"/>
        <w:jc w:val="both"/>
        <w:rPr>
          <w:sz w:val="24"/>
          <w:szCs w:val="24"/>
          <w:lang w:eastAsia="x-none"/>
        </w:rPr>
      </w:pPr>
    </w:p>
    <w:p w14:paraId="538E30ED" w14:textId="3AA7CCBA" w:rsidR="00271A48" w:rsidRPr="00514423" w:rsidRDefault="00271A48" w:rsidP="00136C94">
      <w:pPr>
        <w:pStyle w:val="aff4"/>
        <w:numPr>
          <w:ilvl w:val="0"/>
          <w:numId w:val="36"/>
        </w:numPr>
        <w:ind w:left="0" w:firstLine="567"/>
        <w:jc w:val="both"/>
        <w:outlineLvl w:val="0"/>
        <w:rPr>
          <w:b/>
          <w:bCs/>
        </w:rPr>
      </w:pPr>
      <w:bookmarkStart w:id="24" w:name="_Toc38972747"/>
      <w:bookmarkStart w:id="25" w:name="_Toc68683240"/>
      <w:bookmarkEnd w:id="23"/>
      <w:r w:rsidRPr="00514423">
        <w:rPr>
          <w:b/>
          <w:bCs/>
        </w:rPr>
        <w:t>Ссылки /References</w:t>
      </w:r>
      <w:bookmarkEnd w:id="24"/>
      <w:bookmarkEnd w:id="25"/>
    </w:p>
    <w:p w14:paraId="5265DD6D" w14:textId="77777777" w:rsidR="00271A48" w:rsidRPr="00514423" w:rsidRDefault="00271A48" w:rsidP="009B782C">
      <w:pPr>
        <w:pStyle w:val="aff4"/>
        <w:ind w:left="0" w:firstLine="567"/>
        <w:jc w:val="both"/>
        <w:rPr>
          <w:b/>
          <w:bCs/>
        </w:rPr>
      </w:pPr>
    </w:p>
    <w:tbl>
      <w:tblPr>
        <w:tblpPr w:leftFromText="180" w:rightFromText="180" w:vertAnchor="text" w:tblpY="1"/>
        <w:tblOverlap w:val="never"/>
        <w:tblW w:w="5017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2206"/>
        <w:gridCol w:w="7456"/>
      </w:tblGrid>
      <w:tr w:rsidR="00271A48" w:rsidRPr="00514423" w14:paraId="38843AA5" w14:textId="77777777" w:rsidTr="0077290B">
        <w:tc>
          <w:tcPr>
            <w:tcW w:w="2328" w:type="dxa"/>
            <w:vAlign w:val="center"/>
          </w:tcPr>
          <w:p w14:paraId="193CB06E" w14:textId="77777777" w:rsidR="00271A48" w:rsidRPr="00514423" w:rsidRDefault="00271A48" w:rsidP="009B782C">
            <w:pPr>
              <w:pStyle w:val="afff3"/>
              <w:tabs>
                <w:tab w:val="left" w:pos="426"/>
              </w:tabs>
              <w:spacing w:after="60"/>
              <w:ind w:firstLine="567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902" w:type="dxa"/>
            <w:vAlign w:val="center"/>
          </w:tcPr>
          <w:p w14:paraId="48492103" w14:textId="59CAA83F" w:rsidR="00271A48" w:rsidRPr="00514423" w:rsidRDefault="00271A48" w:rsidP="009B782C">
            <w:pPr>
              <w:pStyle w:val="afff3"/>
              <w:tabs>
                <w:tab w:val="left" w:pos="426"/>
              </w:tabs>
              <w:spacing w:after="60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14423">
              <w:rPr>
                <w:rFonts w:ascii="Times New Roman" w:hAnsi="Times New Roman"/>
                <w:sz w:val="24"/>
                <w:szCs w:val="24"/>
                <w:lang w:val="kk-KZ"/>
              </w:rPr>
              <w:t>Правила ведения записей</w:t>
            </w:r>
            <w:ins w:id="26" w:author="Нуршубаев Дмитрий Бекболатович" w:date="2021-04-07T12:12:00Z">
              <w:r w:rsidR="008C0232">
                <w:rPr>
                  <w:rFonts w:ascii="Times New Roman" w:hAnsi="Times New Roman"/>
                  <w:sz w:val="24"/>
                  <w:szCs w:val="24"/>
                  <w:lang w:val="kk-KZ"/>
                </w:rPr>
                <w:t xml:space="preserve"> ТРУ</w:t>
              </w:r>
            </w:ins>
          </w:p>
        </w:tc>
      </w:tr>
      <w:tr w:rsidR="00271A48" w:rsidRPr="00514423" w14:paraId="40DEB3E2" w14:textId="77777777" w:rsidTr="0077290B">
        <w:tc>
          <w:tcPr>
            <w:tcW w:w="2328" w:type="dxa"/>
            <w:vAlign w:val="center"/>
          </w:tcPr>
          <w:p w14:paraId="43CA9B84" w14:textId="77777777" w:rsidR="00271A48" w:rsidRPr="00514423" w:rsidRDefault="00271A48" w:rsidP="009B782C">
            <w:pPr>
              <w:pStyle w:val="afff3"/>
              <w:tabs>
                <w:tab w:val="left" w:pos="426"/>
              </w:tabs>
              <w:spacing w:after="60"/>
              <w:ind w:firstLine="567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902" w:type="dxa"/>
            <w:vAlign w:val="center"/>
          </w:tcPr>
          <w:p w14:paraId="4EBCED0C" w14:textId="77777777" w:rsidR="00271A48" w:rsidRPr="00514423" w:rsidRDefault="00271A48" w:rsidP="009B782C">
            <w:pPr>
              <w:pStyle w:val="afff3"/>
              <w:tabs>
                <w:tab w:val="left" w:pos="426"/>
              </w:tabs>
              <w:spacing w:after="60"/>
              <w:ind w:firstLine="567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C8561AE" w14:textId="77777777" w:rsidR="00271A48" w:rsidRPr="00514423" w:rsidRDefault="00271A48" w:rsidP="009B782C">
      <w:pPr>
        <w:pStyle w:val="aff4"/>
        <w:ind w:left="0" w:firstLine="567"/>
        <w:jc w:val="both"/>
        <w:rPr>
          <w:b/>
          <w:bCs/>
        </w:rPr>
      </w:pPr>
    </w:p>
    <w:p w14:paraId="38045DA9" w14:textId="15B728D7" w:rsidR="00A53DFC" w:rsidRPr="00136C94" w:rsidRDefault="00A53DFC" w:rsidP="00136C94">
      <w:pPr>
        <w:pStyle w:val="aff4"/>
        <w:numPr>
          <w:ilvl w:val="0"/>
          <w:numId w:val="36"/>
        </w:numPr>
        <w:ind w:left="0" w:firstLine="567"/>
        <w:jc w:val="both"/>
        <w:outlineLvl w:val="0"/>
        <w:rPr>
          <w:b/>
          <w:bCs/>
        </w:rPr>
      </w:pPr>
      <w:bookmarkStart w:id="27" w:name="_Toc68683241"/>
      <w:r w:rsidRPr="00514423">
        <w:rPr>
          <w:b/>
          <w:bCs/>
          <w:lang w:val="kk-KZ"/>
        </w:rPr>
        <w:t>Инструмент для нормализации</w:t>
      </w:r>
      <w:r w:rsidR="009D35E9" w:rsidRPr="00514423">
        <w:rPr>
          <w:b/>
          <w:bCs/>
          <w:lang w:val="kk-KZ"/>
        </w:rPr>
        <w:t>/</w:t>
      </w:r>
      <w:r w:rsidR="009D35E9" w:rsidRPr="00514423">
        <w:t xml:space="preserve"> </w:t>
      </w:r>
      <w:r w:rsidR="009D35E9" w:rsidRPr="00514423">
        <w:rPr>
          <w:b/>
          <w:bCs/>
          <w:lang w:val="kk-KZ"/>
        </w:rPr>
        <w:t>Tool for normalization</w:t>
      </w:r>
      <w:bookmarkEnd w:id="27"/>
    </w:p>
    <w:p w14:paraId="2EA67F1F" w14:textId="77777777" w:rsidR="00136C94" w:rsidRPr="00514423" w:rsidRDefault="00136C94" w:rsidP="00136C94">
      <w:pPr>
        <w:pStyle w:val="aff4"/>
        <w:ind w:left="567"/>
        <w:jc w:val="both"/>
        <w:rPr>
          <w:b/>
          <w:bCs/>
        </w:rPr>
      </w:pPr>
    </w:p>
    <w:p w14:paraId="2C8AFAAC" w14:textId="316D7571" w:rsidR="00A53DFC" w:rsidRDefault="00A53DFC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lang w:val="kk-KZ"/>
        </w:rPr>
        <w:t xml:space="preserve">Инструмент нормализации </w:t>
      </w:r>
      <w:ins w:id="28" w:author="Нуршубаев Дмитрий Бекболатович" w:date="2021-04-07T12:13:00Z">
        <w:r w:rsidR="008C0232">
          <w:rPr>
            <w:lang w:val="kk-KZ"/>
          </w:rPr>
          <w:t>разработан</w:t>
        </w:r>
      </w:ins>
      <w:del w:id="29" w:author="Нуршубаев Дмитрий Бекболатович" w:date="2021-04-07T12:13:00Z">
        <w:r w:rsidRPr="00514423" w:rsidDel="008C0232">
          <w:rPr>
            <w:lang w:val="kk-KZ"/>
          </w:rPr>
          <w:delText>сделан</w:delText>
        </w:r>
      </w:del>
      <w:r w:rsidRPr="00514423">
        <w:rPr>
          <w:lang w:val="kk-KZ"/>
        </w:rPr>
        <w:t xml:space="preserve"> на базе 1С, состоит из нескольких классификаторов и справочника для нормализации. Далее показаны все разделы инструменты и их описание</w:t>
      </w:r>
      <w:r w:rsidR="00F813B6">
        <w:rPr>
          <w:lang w:val="kk-KZ"/>
        </w:rPr>
        <w:t>.</w:t>
      </w:r>
    </w:p>
    <w:p w14:paraId="41902B40" w14:textId="77777777" w:rsidR="00136C94" w:rsidRPr="00514423" w:rsidRDefault="00136C94" w:rsidP="009B782C">
      <w:pPr>
        <w:pStyle w:val="aff4"/>
        <w:ind w:left="0" w:firstLine="567"/>
        <w:jc w:val="both"/>
      </w:pPr>
    </w:p>
    <w:p w14:paraId="46D5F087" w14:textId="5F8A2D49" w:rsidR="00A53DFC" w:rsidRPr="00514423" w:rsidRDefault="00A53DFC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lang w:val="en-US"/>
        </w:rPr>
      </w:pPr>
      <w:bookmarkStart w:id="30" w:name="_Toc68683242"/>
      <w:r w:rsidRPr="00514423">
        <w:rPr>
          <w:b/>
          <w:bCs/>
          <w:lang w:val="kk-KZ"/>
        </w:rPr>
        <w:t>Классификатор ЕНС ТРУ</w:t>
      </w:r>
      <w:r w:rsidR="009D35E9" w:rsidRPr="00514423">
        <w:rPr>
          <w:b/>
          <w:bCs/>
          <w:lang w:val="kk-KZ"/>
        </w:rPr>
        <w:t>/</w:t>
      </w:r>
      <w:r w:rsidR="009D35E9" w:rsidRPr="00514423">
        <w:rPr>
          <w:lang w:val="en-US"/>
        </w:rPr>
        <w:t xml:space="preserve"> </w:t>
      </w:r>
      <w:r w:rsidR="009D35E9" w:rsidRPr="00514423">
        <w:rPr>
          <w:b/>
          <w:bCs/>
          <w:lang w:val="kk-KZ"/>
        </w:rPr>
        <w:t>Classifier ENS TRU</w:t>
      </w:r>
      <w:bookmarkEnd w:id="30"/>
    </w:p>
    <w:p w14:paraId="161B8D69" w14:textId="77777777" w:rsidR="00D2651C" w:rsidRDefault="00D2651C" w:rsidP="009B782C">
      <w:pPr>
        <w:pStyle w:val="aff4"/>
        <w:ind w:left="0" w:firstLine="567"/>
        <w:jc w:val="both"/>
        <w:rPr>
          <w:lang w:val="kk-KZ"/>
        </w:rPr>
      </w:pPr>
    </w:p>
    <w:p w14:paraId="5DF11E08" w14:textId="6CE130D7" w:rsidR="00A53DFC" w:rsidRPr="00514423" w:rsidRDefault="00F16F4E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lang w:val="kk-KZ"/>
        </w:rPr>
        <w:t>«</w:t>
      </w:r>
      <w:r w:rsidR="00A53DFC" w:rsidRPr="00514423">
        <w:rPr>
          <w:lang w:val="kk-KZ"/>
        </w:rPr>
        <w:t>Классификатор ЕНС ТРУ</w:t>
      </w:r>
      <w:r w:rsidRPr="00514423">
        <w:rPr>
          <w:lang w:val="kk-KZ"/>
        </w:rPr>
        <w:t>»</w:t>
      </w:r>
      <w:r w:rsidR="00A53DFC" w:rsidRPr="00514423">
        <w:rPr>
          <w:lang w:val="kk-KZ"/>
        </w:rPr>
        <w:t xml:space="preserve"> состоит из 15 значного кода, наименования и полного наименования. Классификатор ЕНС ТРУ используется в ходе нормализации при созданий</w:t>
      </w:r>
      <w:r w:rsidR="00AD16C8" w:rsidRPr="00514423">
        <w:rPr>
          <w:lang w:val="kk-KZ"/>
        </w:rPr>
        <w:t xml:space="preserve"> новых записей. Ниже </w:t>
      </w:r>
      <w:r w:rsidR="00F813B6">
        <w:rPr>
          <w:lang w:val="kk-KZ"/>
        </w:rPr>
        <w:t>на</w:t>
      </w:r>
      <w:r w:rsidR="00AD16C8" w:rsidRPr="00514423">
        <w:rPr>
          <w:lang w:val="kk-KZ"/>
        </w:rPr>
        <w:t xml:space="preserve"> картинке показано как</w:t>
      </w:r>
      <w:r w:rsidR="00F813B6">
        <w:rPr>
          <w:lang w:val="kk-KZ"/>
        </w:rPr>
        <w:t xml:space="preserve"> он</w:t>
      </w:r>
      <w:r w:rsidR="00AD16C8" w:rsidRPr="00514423">
        <w:rPr>
          <w:lang w:val="kk-KZ"/>
        </w:rPr>
        <w:t xml:space="preserve"> выглядит в интерфейсе Инструмента.</w:t>
      </w:r>
    </w:p>
    <w:p w14:paraId="1D2C9B14" w14:textId="11F5AE08" w:rsidR="00AD16C8" w:rsidRPr="00514423" w:rsidRDefault="00AD16C8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noProof/>
        </w:rPr>
        <w:drawing>
          <wp:inline distT="0" distB="0" distL="0" distR="0" wp14:anchorId="18C36D2B" wp14:editId="0EB68E23">
            <wp:extent cx="5632450" cy="270573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455" cy="270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9108" w14:textId="4C038A09" w:rsidR="00AD16C8" w:rsidRPr="00514423" w:rsidRDefault="00AD16C8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en-US"/>
        </w:rPr>
      </w:pPr>
      <w:bookmarkStart w:id="31" w:name="_Toc68683243"/>
      <w:r w:rsidRPr="00514423">
        <w:rPr>
          <w:b/>
          <w:bCs/>
          <w:color w:val="000000" w:themeColor="text1"/>
          <w:lang w:val="kk-KZ"/>
        </w:rPr>
        <w:t>Классификатор ТН ВЭД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rPr>
          <w:lang w:val="en-US"/>
        </w:rPr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Classifier of TN VED</w:t>
      </w:r>
      <w:bookmarkEnd w:id="31"/>
    </w:p>
    <w:p w14:paraId="51AEDE7A" w14:textId="77777777" w:rsidR="00D2651C" w:rsidRDefault="00D2651C" w:rsidP="009B782C">
      <w:pPr>
        <w:pStyle w:val="aff4"/>
        <w:ind w:left="0" w:firstLine="567"/>
        <w:jc w:val="both"/>
        <w:rPr>
          <w:lang w:val="kk-KZ"/>
        </w:rPr>
      </w:pPr>
    </w:p>
    <w:p w14:paraId="2A12B323" w14:textId="125BA738" w:rsidR="00AD16C8" w:rsidRPr="00514423" w:rsidRDefault="00F16F4E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lang w:val="kk-KZ"/>
        </w:rPr>
        <w:t>«</w:t>
      </w:r>
      <w:r w:rsidR="00AD16C8" w:rsidRPr="00514423">
        <w:rPr>
          <w:lang w:val="kk-KZ"/>
        </w:rPr>
        <w:t>Классификатор ТН ВЭД</w:t>
      </w:r>
      <w:r w:rsidRPr="00514423">
        <w:rPr>
          <w:lang w:val="kk-KZ"/>
        </w:rPr>
        <w:t>»</w:t>
      </w:r>
      <w:r w:rsidR="00AD16C8" w:rsidRPr="00514423">
        <w:rPr>
          <w:lang w:val="kk-KZ"/>
        </w:rPr>
        <w:t xml:space="preserve"> состоит</w:t>
      </w:r>
      <w:ins w:id="32" w:author="Нуршубаев Дмитрий Бекболатович" w:date="2021-04-07T12:14:00Z">
        <w:r w:rsidR="008C0232">
          <w:rPr>
            <w:lang w:val="kk-KZ"/>
          </w:rPr>
          <w:t xml:space="preserve"> из</w:t>
        </w:r>
      </w:ins>
      <w:r w:rsidR="00AD16C8" w:rsidRPr="00514423">
        <w:rPr>
          <w:lang w:val="kk-KZ"/>
        </w:rPr>
        <w:t xml:space="preserve"> кода, наименования и полного наименования. Классификатор ТН ВЭД используется в ходе нормализации пр</w:t>
      </w:r>
      <w:r w:rsidR="00F813B6">
        <w:rPr>
          <w:lang w:val="kk-KZ"/>
        </w:rPr>
        <w:t>и созданий новых записей. Ниже на</w:t>
      </w:r>
      <w:r w:rsidR="00AD16C8" w:rsidRPr="00514423">
        <w:rPr>
          <w:lang w:val="kk-KZ"/>
        </w:rPr>
        <w:t xml:space="preserve"> картинке показано как </w:t>
      </w:r>
      <w:r w:rsidR="00F813B6">
        <w:rPr>
          <w:lang w:val="kk-KZ"/>
        </w:rPr>
        <w:t xml:space="preserve">он </w:t>
      </w:r>
      <w:r w:rsidR="00AD16C8" w:rsidRPr="00514423">
        <w:rPr>
          <w:lang w:val="kk-KZ"/>
        </w:rPr>
        <w:t>выглядит в интерфейсе Инструмента.</w:t>
      </w:r>
    </w:p>
    <w:p w14:paraId="7F27847D" w14:textId="36C6E3E4" w:rsidR="00AD16C8" w:rsidRPr="00514423" w:rsidRDefault="00AD16C8" w:rsidP="009B782C">
      <w:pPr>
        <w:pStyle w:val="aff4"/>
        <w:ind w:left="0" w:firstLine="567"/>
        <w:jc w:val="both"/>
        <w:rPr>
          <w:color w:val="000000" w:themeColor="text1"/>
        </w:rPr>
      </w:pPr>
      <w:r w:rsidRPr="00514423">
        <w:rPr>
          <w:noProof/>
        </w:rPr>
        <w:lastRenderedPageBreak/>
        <w:drawing>
          <wp:inline distT="0" distB="0" distL="0" distR="0" wp14:anchorId="6495E101" wp14:editId="39D18ACE">
            <wp:extent cx="6120765" cy="3283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809E" w14:textId="0C6EFC68" w:rsidR="00AD16C8" w:rsidRPr="00514423" w:rsidRDefault="00AD16C8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33" w:name="_Toc68683244"/>
      <w:r w:rsidRPr="00514423">
        <w:rPr>
          <w:b/>
          <w:bCs/>
          <w:color w:val="000000" w:themeColor="text1"/>
          <w:lang w:val="kk-KZ"/>
        </w:rPr>
        <w:t>Классификатор КМГ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KMG Classifier</w:t>
      </w:r>
      <w:bookmarkEnd w:id="33"/>
    </w:p>
    <w:p w14:paraId="76FAC564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22481175" w14:textId="0195BD09" w:rsidR="00AD16C8" w:rsidRPr="00514423" w:rsidRDefault="00F16F4E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color w:val="000000" w:themeColor="text1"/>
          <w:lang w:val="kk-KZ"/>
        </w:rPr>
        <w:t>«</w:t>
      </w:r>
      <w:r w:rsidR="00AD16C8" w:rsidRPr="00514423">
        <w:rPr>
          <w:color w:val="000000" w:themeColor="text1"/>
          <w:lang w:val="kk-KZ"/>
        </w:rPr>
        <w:t>Классификатор КМГ</w:t>
      </w:r>
      <w:r w:rsidRPr="00514423">
        <w:rPr>
          <w:color w:val="000000" w:themeColor="text1"/>
          <w:lang w:val="kk-KZ"/>
        </w:rPr>
        <w:t>»</w:t>
      </w:r>
      <w:del w:id="34" w:author="Нуршубаев Дмитрий Бекболатович" w:date="2021-04-07T12:16:00Z">
        <w:r w:rsidR="00AD16C8" w:rsidRPr="00514423" w:rsidDel="00CD659B">
          <w:rPr>
            <w:color w:val="000000" w:themeColor="text1"/>
            <w:lang w:val="kk-KZ"/>
          </w:rPr>
          <w:delText xml:space="preserve"> главный</w:delText>
        </w:r>
      </w:del>
      <w:r w:rsidR="00AD16C8" w:rsidRPr="00514423">
        <w:rPr>
          <w:color w:val="000000" w:themeColor="text1"/>
          <w:lang w:val="kk-KZ"/>
        </w:rPr>
        <w:t xml:space="preserve"> классификатор</w:t>
      </w:r>
      <w:ins w:id="35" w:author="Нуршубаев Дмитрий Бекболатович" w:date="2021-04-07T12:16:00Z">
        <w:r w:rsidR="00CD659B">
          <w:rPr>
            <w:color w:val="000000" w:themeColor="text1"/>
            <w:lang w:val="kk-KZ"/>
          </w:rPr>
          <w:t>,</w:t>
        </w:r>
      </w:ins>
      <w:r w:rsidR="00AD16C8" w:rsidRPr="00514423">
        <w:rPr>
          <w:color w:val="000000" w:themeColor="text1"/>
          <w:lang w:val="kk-KZ"/>
        </w:rPr>
        <w:t xml:space="preserve"> </w:t>
      </w:r>
      <w:ins w:id="36" w:author="Нуршубаев Дмитрий Бекболатович" w:date="2021-04-07T12:16:00Z">
        <w:r w:rsidR="00CD659B">
          <w:rPr>
            <w:color w:val="000000" w:themeColor="text1"/>
            <w:lang w:val="kk-KZ"/>
          </w:rPr>
          <w:t>на основе которого</w:t>
        </w:r>
      </w:ins>
      <w:del w:id="37" w:author="Нуршубаев Дмитрий Бекболатович" w:date="2021-04-07T12:16:00Z">
        <w:r w:rsidR="00AD16C8" w:rsidRPr="00514423" w:rsidDel="00CD659B">
          <w:rPr>
            <w:color w:val="000000" w:themeColor="text1"/>
            <w:lang w:val="kk-KZ"/>
          </w:rPr>
          <w:delText>там где</w:delText>
        </w:r>
      </w:del>
      <w:r w:rsidR="00AD16C8" w:rsidRPr="00514423">
        <w:rPr>
          <w:color w:val="000000" w:themeColor="text1"/>
          <w:lang w:val="kk-KZ"/>
        </w:rPr>
        <w:t xml:space="preserve"> буд</w:t>
      </w:r>
      <w:ins w:id="38" w:author="Нуршубаев Дмитрий Бекболатович" w:date="2021-04-07T12:16:00Z">
        <w:r w:rsidR="00CD659B">
          <w:rPr>
            <w:color w:val="000000" w:themeColor="text1"/>
            <w:lang w:val="kk-KZ"/>
          </w:rPr>
          <w:t>ут</w:t>
        </w:r>
      </w:ins>
      <w:del w:id="39" w:author="Нуршубаев Дмитрий Бекболатович" w:date="2021-04-07T12:16:00Z">
        <w:r w:rsidR="00AD16C8" w:rsidRPr="00514423" w:rsidDel="00CD659B">
          <w:rPr>
            <w:color w:val="000000" w:themeColor="text1"/>
            <w:lang w:val="kk-KZ"/>
          </w:rPr>
          <w:delText>ет</w:delText>
        </w:r>
      </w:del>
      <w:r w:rsidR="00AD16C8" w:rsidRPr="00514423">
        <w:rPr>
          <w:color w:val="000000" w:themeColor="text1"/>
          <w:lang w:val="kk-KZ"/>
        </w:rPr>
        <w:t xml:space="preserve"> классифицироватся нормализованные записи ТРУ. </w:t>
      </w:r>
      <w:r w:rsidRPr="00514423">
        <w:rPr>
          <w:color w:val="000000" w:themeColor="text1"/>
          <w:lang w:val="kk-KZ"/>
        </w:rPr>
        <w:t xml:space="preserve"> КМГ классификатор состоит из иерархии </w:t>
      </w:r>
      <w:ins w:id="40" w:author="Нуршубаев Дмитрий Бекболатович" w:date="2021-04-07T12:17:00Z">
        <w:r w:rsidR="00CD659B">
          <w:rPr>
            <w:color w:val="000000" w:themeColor="text1"/>
            <w:lang w:val="kk-KZ"/>
          </w:rPr>
          <w:t xml:space="preserve">в </w:t>
        </w:r>
      </w:ins>
      <w:r w:rsidRPr="00514423">
        <w:rPr>
          <w:color w:val="000000" w:themeColor="text1"/>
          <w:lang w:val="kk-KZ"/>
        </w:rPr>
        <w:t>ввиде папок</w:t>
      </w:r>
      <w:r w:rsidR="00F813B6">
        <w:rPr>
          <w:color w:val="000000" w:themeColor="text1"/>
          <w:lang w:val="kk-KZ"/>
        </w:rPr>
        <w:t xml:space="preserve"> </w:t>
      </w:r>
      <w:r w:rsidRPr="00514423">
        <w:rPr>
          <w:color w:val="000000" w:themeColor="text1"/>
          <w:lang w:val="kk-KZ"/>
        </w:rPr>
        <w:t>(групп/подгрупп) и классов</w:t>
      </w:r>
      <w:r w:rsidR="00F813B6">
        <w:rPr>
          <w:color w:val="000000" w:themeColor="text1"/>
          <w:lang w:val="kk-KZ"/>
        </w:rPr>
        <w:t xml:space="preserve"> </w:t>
      </w:r>
      <w:r w:rsidRPr="00514423">
        <w:rPr>
          <w:color w:val="000000" w:themeColor="text1"/>
        </w:rPr>
        <w:t>(шаблонов).</w:t>
      </w:r>
      <w:r w:rsidR="00F813B6">
        <w:rPr>
          <w:color w:val="000000" w:themeColor="text1"/>
        </w:rPr>
        <w:t xml:space="preserve"> </w:t>
      </w:r>
      <w:r w:rsidR="00AD16C8" w:rsidRPr="00514423">
        <w:rPr>
          <w:color w:val="000000" w:themeColor="text1"/>
          <w:lang w:val="kk-KZ"/>
        </w:rPr>
        <w:t xml:space="preserve">Шаблоны будут создаваться и редактироваться в КМГ классификаторе. </w:t>
      </w:r>
      <w:r w:rsidR="00AD16C8" w:rsidRPr="00514423">
        <w:rPr>
          <w:lang w:val="kk-KZ"/>
        </w:rPr>
        <w:t xml:space="preserve">Ниже </w:t>
      </w:r>
      <w:r w:rsidR="00F813B6">
        <w:rPr>
          <w:lang w:val="kk-KZ"/>
        </w:rPr>
        <w:t xml:space="preserve">на </w:t>
      </w:r>
      <w:r w:rsidR="00AD16C8" w:rsidRPr="00514423">
        <w:rPr>
          <w:lang w:val="kk-KZ"/>
        </w:rPr>
        <w:t xml:space="preserve">картинке показано как </w:t>
      </w:r>
      <w:r w:rsidR="00F813B6">
        <w:rPr>
          <w:lang w:val="kk-KZ"/>
        </w:rPr>
        <w:t xml:space="preserve">он </w:t>
      </w:r>
      <w:r w:rsidR="00AD16C8" w:rsidRPr="00514423">
        <w:rPr>
          <w:lang w:val="kk-KZ"/>
        </w:rPr>
        <w:t>выглядит в интерфейсе Инструмента.</w:t>
      </w:r>
      <w:r w:rsidRPr="00514423">
        <w:rPr>
          <w:lang w:val="kk-KZ"/>
        </w:rPr>
        <w:t xml:space="preserve"> В интерфейсе показан код, наименование и полное наименование.</w:t>
      </w:r>
    </w:p>
    <w:p w14:paraId="7812A8E3" w14:textId="2F9B0D44" w:rsidR="00F16F4E" w:rsidRPr="00514423" w:rsidRDefault="00F16F4E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618EA796" wp14:editId="7E41710D">
            <wp:extent cx="5569527" cy="298786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639" cy="29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B035" w14:textId="79F1AA80" w:rsidR="00F16F4E" w:rsidRPr="00514423" w:rsidRDefault="00F16F4E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41" w:name="_Toc68683245"/>
      <w:r w:rsidRPr="00514423">
        <w:rPr>
          <w:b/>
          <w:bCs/>
          <w:color w:val="000000" w:themeColor="text1"/>
          <w:lang w:val="kk-KZ"/>
        </w:rPr>
        <w:t>Справочник «Номенклатура»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Directory "Nomenclature"</w:t>
      </w:r>
      <w:bookmarkEnd w:id="41"/>
    </w:p>
    <w:p w14:paraId="501FE2F6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1EF00161" w14:textId="5724A156" w:rsidR="00AD16C8" w:rsidRPr="00514423" w:rsidRDefault="00F16F4E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color w:val="000000" w:themeColor="text1"/>
          <w:lang w:val="kk-KZ"/>
        </w:rPr>
        <w:t>Справочник «Номенклатура»</w:t>
      </w:r>
      <w:r w:rsidR="00F813B6">
        <w:rPr>
          <w:color w:val="000000" w:themeColor="text1"/>
          <w:lang w:val="kk-KZ"/>
        </w:rPr>
        <w:t xml:space="preserve"> </w:t>
      </w:r>
      <w:r w:rsidRPr="00514423">
        <w:rPr>
          <w:color w:val="000000" w:themeColor="text1"/>
          <w:lang w:val="kk-KZ"/>
        </w:rPr>
        <w:t>- это</w:t>
      </w:r>
      <w:ins w:id="42" w:author="Нуршубаев Дмитрий Бекболатович" w:date="2021-04-07T12:25:00Z">
        <w:r w:rsidR="00CD659B">
          <w:rPr>
            <w:color w:val="000000" w:themeColor="text1"/>
            <w:lang w:val="kk-KZ"/>
          </w:rPr>
          <w:t xml:space="preserve"> справочник</w:t>
        </w:r>
      </w:ins>
      <w:ins w:id="43" w:author="Нуршубаев Дмитрий Бекболатович" w:date="2021-04-07T12:26:00Z">
        <w:r w:rsidR="00031764">
          <w:rPr>
            <w:color w:val="000000" w:themeColor="text1"/>
            <w:lang w:val="kk-KZ"/>
          </w:rPr>
          <w:t>,</w:t>
        </w:r>
      </w:ins>
      <w:ins w:id="44" w:author="Нуршубаев Дмитрий Бекболатович" w:date="2021-04-07T12:25:00Z">
        <w:r w:rsidR="00CD659B">
          <w:rPr>
            <w:color w:val="000000" w:themeColor="text1"/>
            <w:lang w:val="kk-KZ"/>
          </w:rPr>
          <w:t xml:space="preserve"> в ввиде иерархии</w:t>
        </w:r>
      </w:ins>
      <w:del w:id="45" w:author="Нуршубаев Дмитрий Бекболатович" w:date="2021-04-07T12:25:00Z">
        <w:r w:rsidRPr="00514423" w:rsidDel="00CD659B">
          <w:rPr>
            <w:color w:val="000000" w:themeColor="text1"/>
            <w:lang w:val="kk-KZ"/>
          </w:rPr>
          <w:delText xml:space="preserve"> копия</w:delText>
        </w:r>
      </w:del>
      <w:r w:rsidRPr="00514423">
        <w:rPr>
          <w:color w:val="000000" w:themeColor="text1"/>
          <w:lang w:val="kk-KZ"/>
        </w:rPr>
        <w:t xml:space="preserve"> классификатора КМГ</w:t>
      </w:r>
      <w:ins w:id="46" w:author="Нуршубаев Дмитрий Бекболатович" w:date="2021-04-07T12:26:00Z">
        <w:r w:rsidR="00031764">
          <w:rPr>
            <w:color w:val="000000" w:themeColor="text1"/>
            <w:lang w:val="kk-KZ"/>
          </w:rPr>
          <w:t>,</w:t>
        </w:r>
      </w:ins>
      <w:ins w:id="47" w:author="Нуршубаев Дмитрий Бекболатович" w:date="2021-04-07T12:25:00Z">
        <w:r w:rsidR="00031764">
          <w:rPr>
            <w:color w:val="000000" w:themeColor="text1"/>
            <w:lang w:val="kk-KZ"/>
          </w:rPr>
          <w:t xml:space="preserve"> на нижнем уровне которого </w:t>
        </w:r>
      </w:ins>
      <w:ins w:id="48" w:author="Нуршубаев Дмитрий Бекболатович" w:date="2021-04-07T12:26:00Z">
        <w:r w:rsidR="00031764">
          <w:rPr>
            <w:color w:val="000000" w:themeColor="text1"/>
            <w:lang w:val="kk-KZ"/>
          </w:rPr>
          <w:t>привязаны запси ТРУ</w:t>
        </w:r>
      </w:ins>
      <w:r w:rsidRPr="00514423">
        <w:rPr>
          <w:color w:val="000000" w:themeColor="text1"/>
          <w:lang w:val="kk-KZ"/>
        </w:rPr>
        <w:t xml:space="preserve">. В справочник Номенклатуры будут попадать созданные новые записи ТРУ. </w:t>
      </w:r>
      <w:r w:rsidRPr="00514423">
        <w:rPr>
          <w:lang w:val="kk-KZ"/>
        </w:rPr>
        <w:t xml:space="preserve">Ниже </w:t>
      </w:r>
      <w:r w:rsidR="00F813B6">
        <w:rPr>
          <w:lang w:val="kk-KZ"/>
        </w:rPr>
        <w:t>на</w:t>
      </w:r>
      <w:r w:rsidRPr="00514423">
        <w:rPr>
          <w:lang w:val="kk-KZ"/>
        </w:rPr>
        <w:t xml:space="preserve"> картинке показано как </w:t>
      </w:r>
      <w:r w:rsidR="00F813B6">
        <w:rPr>
          <w:lang w:val="kk-KZ"/>
        </w:rPr>
        <w:t xml:space="preserve">он </w:t>
      </w:r>
      <w:r w:rsidRPr="00514423">
        <w:rPr>
          <w:lang w:val="kk-KZ"/>
        </w:rPr>
        <w:t>вы</w:t>
      </w:r>
      <w:r w:rsidR="00D777BF">
        <w:rPr>
          <w:lang w:val="kk-KZ"/>
        </w:rPr>
        <w:t xml:space="preserve">глядит в интерфейсе Инструмента. </w:t>
      </w:r>
    </w:p>
    <w:p w14:paraId="2CDA0DCF" w14:textId="7E816E0F" w:rsidR="00F16F4E" w:rsidRPr="00514423" w:rsidRDefault="00F16F4E" w:rsidP="009B782C">
      <w:pPr>
        <w:pStyle w:val="aff4"/>
        <w:ind w:left="0" w:firstLine="567"/>
        <w:jc w:val="both"/>
        <w:rPr>
          <w:color w:val="000000" w:themeColor="text1"/>
        </w:rPr>
      </w:pPr>
      <w:r w:rsidRPr="00514423">
        <w:rPr>
          <w:noProof/>
        </w:rPr>
        <w:lastRenderedPageBreak/>
        <w:drawing>
          <wp:inline distT="0" distB="0" distL="0" distR="0" wp14:anchorId="4668349A" wp14:editId="3BF0089E">
            <wp:extent cx="5461653" cy="2812703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535" cy="28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6B65" w14:textId="77777777" w:rsidR="00D2651C" w:rsidRPr="00D2651C" w:rsidRDefault="00D2651C" w:rsidP="00D2651C">
      <w:pPr>
        <w:pStyle w:val="aff4"/>
        <w:ind w:left="567"/>
        <w:jc w:val="both"/>
        <w:outlineLvl w:val="1"/>
        <w:rPr>
          <w:b/>
          <w:bCs/>
          <w:color w:val="000000" w:themeColor="text1"/>
        </w:rPr>
      </w:pPr>
      <w:bookmarkStart w:id="49" w:name="_Toc68683246"/>
    </w:p>
    <w:p w14:paraId="3E4757EC" w14:textId="1195F10E" w:rsidR="00AD16C8" w:rsidRPr="00514423" w:rsidRDefault="00F16F4E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</w:rPr>
      </w:pPr>
      <w:r w:rsidRPr="00514423">
        <w:rPr>
          <w:b/>
          <w:bCs/>
          <w:color w:val="000000" w:themeColor="text1"/>
          <w:lang w:val="kk-KZ"/>
        </w:rPr>
        <w:t>Справочник</w:t>
      </w:r>
      <w:r w:rsidRPr="00514423">
        <w:rPr>
          <w:b/>
          <w:bCs/>
          <w:color w:val="000000" w:themeColor="text1"/>
        </w:rPr>
        <w:t xml:space="preserve"> </w:t>
      </w:r>
      <w:r w:rsidRPr="00514423">
        <w:rPr>
          <w:b/>
          <w:bCs/>
          <w:color w:val="000000" w:themeColor="text1"/>
          <w:lang w:val="kk-KZ"/>
        </w:rPr>
        <w:t>«</w:t>
      </w:r>
      <w:r w:rsidRPr="00514423">
        <w:rPr>
          <w:b/>
          <w:bCs/>
          <w:color w:val="000000" w:themeColor="text1"/>
        </w:rPr>
        <w:t>Старая номенклатура</w:t>
      </w:r>
      <w:r w:rsidRPr="00514423">
        <w:rPr>
          <w:b/>
          <w:bCs/>
          <w:color w:val="000000" w:themeColor="text1"/>
          <w:lang w:val="kk-KZ"/>
        </w:rPr>
        <w:t>»</w:t>
      </w:r>
      <w:r w:rsidR="009D35E9" w:rsidRPr="00514423">
        <w:rPr>
          <w:b/>
          <w:bCs/>
          <w:color w:val="000000" w:themeColor="text1"/>
          <w:lang w:val="kk-KZ"/>
        </w:rPr>
        <w:t>/ Directory "</w:t>
      </w:r>
      <w:r w:rsidR="009D35E9" w:rsidRPr="00514423">
        <w:rPr>
          <w:b/>
          <w:bCs/>
          <w:color w:val="000000" w:themeColor="text1"/>
          <w:lang w:val="en-US"/>
        </w:rPr>
        <w:t>Old</w:t>
      </w:r>
      <w:r w:rsidR="009D35E9" w:rsidRPr="00514423">
        <w:rPr>
          <w:b/>
          <w:bCs/>
          <w:color w:val="000000" w:themeColor="text1"/>
        </w:rPr>
        <w:t xml:space="preserve"> </w:t>
      </w:r>
      <w:r w:rsidR="009D35E9" w:rsidRPr="00514423">
        <w:rPr>
          <w:b/>
          <w:bCs/>
          <w:color w:val="000000" w:themeColor="text1"/>
          <w:lang w:val="en-US"/>
        </w:rPr>
        <w:t>n</w:t>
      </w:r>
      <w:r w:rsidR="009D35E9" w:rsidRPr="00514423">
        <w:rPr>
          <w:b/>
          <w:bCs/>
          <w:color w:val="000000" w:themeColor="text1"/>
          <w:lang w:val="kk-KZ"/>
        </w:rPr>
        <w:t>omenclature"</w:t>
      </w:r>
      <w:bookmarkEnd w:id="49"/>
    </w:p>
    <w:p w14:paraId="3AEB8B31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</w:rPr>
      </w:pPr>
    </w:p>
    <w:p w14:paraId="6EADB31F" w14:textId="74A6B7F1" w:rsidR="00AD1693" w:rsidRPr="00514423" w:rsidRDefault="00AD1693" w:rsidP="009B782C">
      <w:pPr>
        <w:pStyle w:val="aff4"/>
        <w:ind w:left="0" w:firstLine="567"/>
        <w:jc w:val="both"/>
        <w:rPr>
          <w:lang w:val="kk-KZ"/>
        </w:rPr>
      </w:pPr>
      <w:r w:rsidRPr="00514423">
        <w:rPr>
          <w:color w:val="000000" w:themeColor="text1"/>
        </w:rPr>
        <w:t>Справочник старых номенклатур</w:t>
      </w:r>
      <w:r w:rsidRPr="00514423">
        <w:rPr>
          <w:color w:val="000000" w:themeColor="text1"/>
          <w:lang w:val="kk-KZ"/>
        </w:rPr>
        <w:t xml:space="preserve"> — это</w:t>
      </w:r>
      <w:r w:rsidR="00F16F4E" w:rsidRPr="00514423">
        <w:rPr>
          <w:color w:val="000000" w:themeColor="text1"/>
          <w:lang w:val="kk-KZ"/>
        </w:rPr>
        <w:t xml:space="preserve"> основн</w:t>
      </w:r>
      <w:r w:rsidRPr="00514423">
        <w:rPr>
          <w:color w:val="000000" w:themeColor="text1"/>
          <w:lang w:val="kk-KZ"/>
        </w:rPr>
        <w:t>ая</w:t>
      </w:r>
      <w:r w:rsidR="00F16F4E" w:rsidRPr="00514423">
        <w:rPr>
          <w:color w:val="000000" w:themeColor="text1"/>
          <w:lang w:val="kk-KZ"/>
        </w:rPr>
        <w:t xml:space="preserve"> рабочая среда для нормализации</w:t>
      </w:r>
      <w:r w:rsidRPr="00514423">
        <w:rPr>
          <w:color w:val="000000" w:themeColor="text1"/>
          <w:lang w:val="kk-KZ"/>
        </w:rPr>
        <w:t xml:space="preserve"> записей из ИС ДЗО. </w:t>
      </w:r>
      <w:r w:rsidRPr="00514423">
        <w:rPr>
          <w:lang w:val="kk-KZ"/>
        </w:rPr>
        <w:t xml:space="preserve">Ниже </w:t>
      </w:r>
      <w:r w:rsidR="00F813B6">
        <w:rPr>
          <w:lang w:val="kk-KZ"/>
        </w:rPr>
        <w:t>на</w:t>
      </w:r>
      <w:r w:rsidRPr="00514423">
        <w:rPr>
          <w:lang w:val="kk-KZ"/>
        </w:rPr>
        <w:t xml:space="preserve"> картинке показано как </w:t>
      </w:r>
      <w:r w:rsidR="00F813B6">
        <w:rPr>
          <w:lang w:val="kk-KZ"/>
        </w:rPr>
        <w:t xml:space="preserve">он </w:t>
      </w:r>
      <w:r w:rsidRPr="00514423">
        <w:rPr>
          <w:lang w:val="kk-KZ"/>
        </w:rPr>
        <w:t>выглядит в интерфейсе Инструмента.</w:t>
      </w:r>
    </w:p>
    <w:p w14:paraId="6B6388AB" w14:textId="4132FE8A" w:rsidR="00F16F4E" w:rsidRDefault="00AD1693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5E97CCEA" wp14:editId="7AF7AD33">
            <wp:extent cx="5555673" cy="2970634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8693" cy="29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C8E0" w14:textId="77777777" w:rsidR="00D2651C" w:rsidRPr="00514423" w:rsidRDefault="00D2651C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</w:p>
    <w:p w14:paraId="338AF51A" w14:textId="081DFA7C" w:rsidR="00AD1693" w:rsidRPr="00514423" w:rsidRDefault="00AD1693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50" w:name="_Toc68683247"/>
      <w:r w:rsidRPr="00514423">
        <w:rPr>
          <w:b/>
          <w:bCs/>
          <w:color w:val="000000" w:themeColor="text1"/>
        </w:rPr>
        <w:t>Организация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Organization</w:t>
      </w:r>
      <w:bookmarkEnd w:id="50"/>
    </w:p>
    <w:p w14:paraId="3A31CEC2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46623C2A" w14:textId="27FD444C" w:rsidR="00AD1693" w:rsidRPr="00514423" w:rsidRDefault="00AD1693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 xml:space="preserve">В разделе организации храниться ввиде справочника список ДЗО. Этот справочник используется при отправке на согласование. </w:t>
      </w:r>
      <w:r w:rsidRPr="00514423">
        <w:rPr>
          <w:lang w:val="kk-KZ"/>
        </w:rPr>
        <w:t xml:space="preserve">Ниже </w:t>
      </w:r>
      <w:r w:rsidR="00F813B6">
        <w:rPr>
          <w:lang w:val="kk-KZ"/>
        </w:rPr>
        <w:t>на</w:t>
      </w:r>
      <w:r w:rsidRPr="00514423">
        <w:rPr>
          <w:lang w:val="kk-KZ"/>
        </w:rPr>
        <w:t xml:space="preserve"> картинке показано как </w:t>
      </w:r>
      <w:r w:rsidR="00F813B6">
        <w:rPr>
          <w:lang w:val="kk-KZ"/>
        </w:rPr>
        <w:t xml:space="preserve">он </w:t>
      </w:r>
      <w:r w:rsidRPr="00514423">
        <w:rPr>
          <w:lang w:val="kk-KZ"/>
        </w:rPr>
        <w:t>выглядит в интерфейсе Инструмента.</w:t>
      </w:r>
    </w:p>
    <w:p w14:paraId="4E19F245" w14:textId="3C5FDCED" w:rsidR="00AD1693" w:rsidRPr="00514423" w:rsidRDefault="00AD1693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noProof/>
        </w:rPr>
        <w:lastRenderedPageBreak/>
        <w:drawing>
          <wp:inline distT="0" distB="0" distL="0" distR="0" wp14:anchorId="5D965C6D" wp14:editId="21A7C5E6">
            <wp:extent cx="5527964" cy="2932878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662" cy="29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7CE" w14:textId="6FAE29A0" w:rsidR="00AD1693" w:rsidRDefault="00AD1693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51" w:name="_Toc68683248"/>
      <w:r w:rsidRPr="00514423">
        <w:rPr>
          <w:b/>
          <w:bCs/>
          <w:color w:val="000000" w:themeColor="text1"/>
        </w:rPr>
        <w:t>П</w:t>
      </w:r>
      <w:r w:rsidRPr="00514423">
        <w:rPr>
          <w:b/>
          <w:bCs/>
          <w:color w:val="000000" w:themeColor="text1"/>
          <w:lang w:val="kk-KZ"/>
        </w:rPr>
        <w:t>араметры номенклатуры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Item parameters</w:t>
      </w:r>
      <w:bookmarkEnd w:id="51"/>
      <w:r w:rsidR="009D35E9" w:rsidRPr="00514423">
        <w:rPr>
          <w:b/>
          <w:bCs/>
          <w:color w:val="000000" w:themeColor="text1"/>
          <w:lang w:val="kk-KZ"/>
        </w:rPr>
        <w:t xml:space="preserve"> </w:t>
      </w:r>
    </w:p>
    <w:p w14:paraId="077FC897" w14:textId="77777777" w:rsidR="00D2651C" w:rsidRPr="00514423" w:rsidRDefault="00D2651C" w:rsidP="00D2651C">
      <w:pPr>
        <w:pStyle w:val="aff4"/>
        <w:ind w:left="567"/>
        <w:jc w:val="both"/>
        <w:outlineLvl w:val="1"/>
        <w:rPr>
          <w:b/>
          <w:bCs/>
          <w:color w:val="000000" w:themeColor="text1"/>
          <w:lang w:val="kk-KZ"/>
        </w:rPr>
      </w:pPr>
    </w:p>
    <w:p w14:paraId="21445868" w14:textId="2F63DFF0" w:rsidR="004D2ADB" w:rsidRPr="00514423" w:rsidRDefault="00AD1693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 xml:space="preserve">Справочник «Параметры номенклатуры» состоит из справочника атрибутов и их значений.  Ниже </w:t>
      </w:r>
      <w:r w:rsidR="00F813B6">
        <w:rPr>
          <w:color w:val="000000" w:themeColor="text1"/>
          <w:lang w:val="kk-KZ"/>
        </w:rPr>
        <w:t xml:space="preserve">на </w:t>
      </w:r>
      <w:r w:rsidRPr="00514423">
        <w:rPr>
          <w:color w:val="000000" w:themeColor="text1"/>
          <w:lang w:val="kk-KZ"/>
        </w:rPr>
        <w:t>картинке показан</w:t>
      </w:r>
      <w:r w:rsidR="00F813B6">
        <w:rPr>
          <w:color w:val="000000" w:themeColor="text1"/>
          <w:lang w:val="kk-KZ"/>
        </w:rPr>
        <w:t>о</w:t>
      </w:r>
      <w:r w:rsidRPr="00514423">
        <w:rPr>
          <w:color w:val="000000" w:themeColor="text1"/>
          <w:lang w:val="kk-KZ"/>
        </w:rPr>
        <w:t xml:space="preserve"> как </w:t>
      </w:r>
      <w:r w:rsidR="00F813B6">
        <w:rPr>
          <w:color w:val="000000" w:themeColor="text1"/>
          <w:lang w:val="kk-KZ"/>
        </w:rPr>
        <w:t>он</w:t>
      </w:r>
      <w:r w:rsidRPr="00514423">
        <w:rPr>
          <w:color w:val="000000" w:themeColor="text1"/>
          <w:lang w:val="kk-KZ"/>
        </w:rPr>
        <w:t xml:space="preserve"> выглядит в интерфейсе Инструмента.</w:t>
      </w:r>
    </w:p>
    <w:p w14:paraId="43EB499E" w14:textId="19497CB6" w:rsidR="00AD1693" w:rsidRDefault="00AD1693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74770D80" wp14:editId="01BC14B8">
            <wp:extent cx="4599709" cy="24256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6098" cy="24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1CAC" w14:textId="77777777" w:rsidR="00D2651C" w:rsidRPr="00514423" w:rsidRDefault="00D2651C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</w:p>
    <w:p w14:paraId="59CF33D9" w14:textId="3B17C131" w:rsidR="00AD1693" w:rsidRPr="00514423" w:rsidRDefault="00AD1693" w:rsidP="009B782C">
      <w:pPr>
        <w:pStyle w:val="aff4"/>
        <w:numPr>
          <w:ilvl w:val="1"/>
          <w:numId w:val="36"/>
        </w:numPr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b/>
          <w:bCs/>
          <w:color w:val="000000" w:themeColor="text1"/>
        </w:rPr>
        <w:t>Разделители</w:t>
      </w:r>
      <w:r w:rsidRPr="00514423">
        <w:rPr>
          <w:b/>
          <w:bCs/>
          <w:color w:val="000000" w:themeColor="text1"/>
          <w:lang w:val="kk-KZ"/>
        </w:rPr>
        <w:t xml:space="preserve"> текста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Text delimiters</w:t>
      </w:r>
    </w:p>
    <w:p w14:paraId="00FA5260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552B31A1" w14:textId="271C3A6E" w:rsidR="00AD1693" w:rsidRPr="00514423" w:rsidRDefault="00AD1693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В справочнике разделители текста содержиться символы которые будут использоватся при формировании полного и краткого наименования</w:t>
      </w:r>
      <w:r w:rsidR="004D2ADB" w:rsidRPr="00514423">
        <w:rPr>
          <w:color w:val="000000" w:themeColor="text1"/>
          <w:lang w:val="kk-KZ"/>
        </w:rPr>
        <w:t xml:space="preserve">. Ниже </w:t>
      </w:r>
      <w:r w:rsidR="00F813B6">
        <w:rPr>
          <w:color w:val="000000" w:themeColor="text1"/>
          <w:lang w:val="kk-KZ"/>
        </w:rPr>
        <w:t>на</w:t>
      </w:r>
      <w:r w:rsidR="004D2ADB" w:rsidRPr="00514423">
        <w:rPr>
          <w:color w:val="000000" w:themeColor="text1"/>
          <w:lang w:val="kk-KZ"/>
        </w:rPr>
        <w:t xml:space="preserve"> картинке показан</w:t>
      </w:r>
      <w:r w:rsidR="00F813B6">
        <w:rPr>
          <w:color w:val="000000" w:themeColor="text1"/>
          <w:lang w:val="kk-KZ"/>
        </w:rPr>
        <w:t>о</w:t>
      </w:r>
      <w:r w:rsidR="004D2ADB" w:rsidRPr="00514423">
        <w:rPr>
          <w:color w:val="000000" w:themeColor="text1"/>
          <w:lang w:val="kk-KZ"/>
        </w:rPr>
        <w:t xml:space="preserve"> как </w:t>
      </w:r>
      <w:r w:rsidR="00F813B6">
        <w:rPr>
          <w:color w:val="000000" w:themeColor="text1"/>
          <w:lang w:val="kk-KZ"/>
        </w:rPr>
        <w:t>он</w:t>
      </w:r>
      <w:r w:rsidR="004D2ADB" w:rsidRPr="00514423">
        <w:rPr>
          <w:color w:val="000000" w:themeColor="text1"/>
          <w:lang w:val="kk-KZ"/>
        </w:rPr>
        <w:t xml:space="preserve"> выглядит в интерфейсе Инструмента.</w:t>
      </w:r>
    </w:p>
    <w:p w14:paraId="0F94F052" w14:textId="77777777" w:rsidR="00AD1693" w:rsidRPr="00514423" w:rsidRDefault="00AD1693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</w:p>
    <w:p w14:paraId="64AD206D" w14:textId="0E126F01" w:rsidR="00AD1693" w:rsidRDefault="00AD1693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noProof/>
        </w:rPr>
        <w:lastRenderedPageBreak/>
        <w:drawing>
          <wp:inline distT="0" distB="0" distL="0" distR="0" wp14:anchorId="0ADC3B2A" wp14:editId="68F81C79">
            <wp:extent cx="5684347" cy="23158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823" cy="23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37B3" w14:textId="77777777" w:rsidR="00D2651C" w:rsidRPr="00514423" w:rsidRDefault="00D2651C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</w:p>
    <w:p w14:paraId="754AFF4E" w14:textId="1C782F8B" w:rsidR="004D2ADB" w:rsidRPr="00514423" w:rsidRDefault="004D2ADB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52" w:name="_Toc68683249"/>
      <w:r w:rsidRPr="00514423">
        <w:rPr>
          <w:b/>
          <w:bCs/>
          <w:color w:val="000000" w:themeColor="text1"/>
        </w:rPr>
        <w:t>Словарь</w:t>
      </w:r>
      <w:r w:rsidRPr="00514423">
        <w:rPr>
          <w:b/>
          <w:bCs/>
          <w:color w:val="000000" w:themeColor="text1"/>
          <w:lang w:val="kk-KZ"/>
        </w:rPr>
        <w:t xml:space="preserve"> сокращений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rPr>
          <w:lang w:val="en-US"/>
        </w:rPr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Dictionary of abbreviations</w:t>
      </w:r>
      <w:bookmarkEnd w:id="52"/>
    </w:p>
    <w:p w14:paraId="514C12CC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79000EBC" w14:textId="2CBC5D17" w:rsidR="004D2ADB" w:rsidRPr="00514423" w:rsidRDefault="00F813B6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>В словаре сокращений хранят</w:t>
      </w:r>
      <w:r w:rsidR="004D2ADB" w:rsidRPr="00514423">
        <w:rPr>
          <w:color w:val="000000" w:themeColor="text1"/>
          <w:lang w:val="kk-KZ"/>
        </w:rPr>
        <w:t>ся слова</w:t>
      </w:r>
      <w:r>
        <w:rPr>
          <w:color w:val="000000" w:themeColor="text1"/>
          <w:lang w:val="kk-KZ"/>
        </w:rPr>
        <w:t>,</w:t>
      </w:r>
      <w:r w:rsidR="004D2ADB" w:rsidRPr="00514423">
        <w:rPr>
          <w:color w:val="000000" w:themeColor="text1"/>
          <w:lang w:val="kk-KZ"/>
        </w:rPr>
        <w:t xml:space="preserve"> которые будут сокращаться при формирований краткого наименования. Также к словам привязаны их варианты склонения.</w:t>
      </w:r>
    </w:p>
    <w:p w14:paraId="2B9A2DB9" w14:textId="3886CBC3" w:rsidR="002A0154" w:rsidRDefault="004D2ADB" w:rsidP="009B782C">
      <w:pPr>
        <w:pStyle w:val="aff4"/>
        <w:ind w:left="0" w:firstLine="567"/>
        <w:jc w:val="both"/>
        <w:rPr>
          <w:b/>
          <w:bCs/>
          <w:color w:val="000000" w:themeColor="text1"/>
        </w:rPr>
      </w:pPr>
      <w:r w:rsidRPr="00514423">
        <w:rPr>
          <w:noProof/>
        </w:rPr>
        <w:drawing>
          <wp:inline distT="0" distB="0" distL="0" distR="0" wp14:anchorId="1583A654" wp14:editId="4A7285E8">
            <wp:extent cx="5853546" cy="3062499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7182" cy="306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D6ED" w14:textId="77777777" w:rsidR="00D2651C" w:rsidRPr="00514423" w:rsidRDefault="00D2651C" w:rsidP="009B782C">
      <w:pPr>
        <w:pStyle w:val="aff4"/>
        <w:ind w:left="0" w:firstLine="567"/>
        <w:jc w:val="both"/>
        <w:rPr>
          <w:b/>
          <w:bCs/>
          <w:color w:val="000000" w:themeColor="text1"/>
        </w:rPr>
      </w:pPr>
    </w:p>
    <w:p w14:paraId="6BB56C89" w14:textId="1C546BD5" w:rsidR="004D2ADB" w:rsidRPr="00514423" w:rsidRDefault="004D2ADB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53" w:name="_Toc68683250"/>
      <w:r w:rsidRPr="00514423">
        <w:rPr>
          <w:b/>
          <w:bCs/>
          <w:color w:val="000000" w:themeColor="text1"/>
        </w:rPr>
        <w:t>Работа</w:t>
      </w:r>
      <w:r w:rsidRPr="00514423">
        <w:rPr>
          <w:b/>
          <w:bCs/>
          <w:color w:val="000000" w:themeColor="text1"/>
          <w:lang w:val="en-US"/>
        </w:rPr>
        <w:t xml:space="preserve"> </w:t>
      </w:r>
      <w:r w:rsidRPr="00514423">
        <w:rPr>
          <w:b/>
          <w:bCs/>
          <w:color w:val="000000" w:themeColor="text1"/>
        </w:rPr>
        <w:t>с</w:t>
      </w:r>
      <w:r w:rsidRPr="00514423">
        <w:rPr>
          <w:b/>
          <w:bCs/>
          <w:color w:val="000000" w:themeColor="text1"/>
          <w:lang w:val="en-US"/>
        </w:rPr>
        <w:t xml:space="preserve"> </w:t>
      </w:r>
      <w:r w:rsidRPr="00514423">
        <w:rPr>
          <w:b/>
          <w:bCs/>
          <w:color w:val="000000" w:themeColor="text1"/>
        </w:rPr>
        <w:t>классификатором</w:t>
      </w:r>
      <w:r w:rsidRPr="00514423">
        <w:rPr>
          <w:b/>
          <w:bCs/>
          <w:color w:val="000000" w:themeColor="text1"/>
          <w:lang w:val="en-US"/>
        </w:rPr>
        <w:t xml:space="preserve"> </w:t>
      </w:r>
      <w:r w:rsidRPr="00514423">
        <w:rPr>
          <w:b/>
          <w:bCs/>
          <w:color w:val="000000" w:themeColor="text1"/>
        </w:rPr>
        <w:t>КМГ</w:t>
      </w:r>
      <w:r w:rsidR="009D35E9" w:rsidRPr="00514423">
        <w:rPr>
          <w:b/>
          <w:bCs/>
          <w:color w:val="000000" w:themeColor="text1"/>
          <w:lang w:val="kk-KZ"/>
        </w:rPr>
        <w:t>/</w:t>
      </w:r>
      <w:r w:rsidR="009D35E9" w:rsidRPr="00514423">
        <w:rPr>
          <w:lang w:val="en-US"/>
        </w:rPr>
        <w:t xml:space="preserve"> </w:t>
      </w:r>
      <w:r w:rsidR="009D35E9" w:rsidRPr="00514423">
        <w:rPr>
          <w:b/>
          <w:bCs/>
          <w:color w:val="000000" w:themeColor="text1"/>
          <w:lang w:val="kk-KZ"/>
        </w:rPr>
        <w:t>Working with the KMG classifier</w:t>
      </w:r>
      <w:bookmarkEnd w:id="53"/>
    </w:p>
    <w:p w14:paraId="0C1F73B4" w14:textId="2DA682DA" w:rsidR="002A0154" w:rsidRPr="00514423" w:rsidRDefault="002A0154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</w:p>
    <w:p w14:paraId="0BE1EC1A" w14:textId="43E77DB8" w:rsidR="002A0154" w:rsidRPr="00514423" w:rsidRDefault="002A0154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Для создания группы/подгруппы нужно нажать на кнопку «Создать группу». После нажатия  откроется окно создания группы/подгруппы. В окне  нужно указать код который будет присва</w:t>
      </w:r>
      <w:r w:rsidR="00B845F0" w:rsidRPr="00514423">
        <w:rPr>
          <w:color w:val="000000" w:themeColor="text1"/>
          <w:sz w:val="24"/>
          <w:szCs w:val="24"/>
          <w:lang w:val="kk-KZ"/>
        </w:rPr>
        <w:t>и</w:t>
      </w:r>
      <w:r w:rsidRPr="00514423">
        <w:rPr>
          <w:color w:val="000000" w:themeColor="text1"/>
          <w:sz w:val="24"/>
          <w:szCs w:val="24"/>
          <w:lang w:val="kk-KZ"/>
        </w:rPr>
        <w:t>в</w:t>
      </w:r>
      <w:r w:rsidR="00B845F0" w:rsidRPr="00514423">
        <w:rPr>
          <w:color w:val="000000" w:themeColor="text1"/>
          <w:sz w:val="24"/>
          <w:szCs w:val="24"/>
          <w:lang w:val="kk-KZ"/>
        </w:rPr>
        <w:t>а</w:t>
      </w:r>
      <w:r w:rsidRPr="00514423">
        <w:rPr>
          <w:color w:val="000000" w:themeColor="text1"/>
          <w:sz w:val="24"/>
          <w:szCs w:val="24"/>
          <w:lang w:val="kk-KZ"/>
        </w:rPr>
        <w:t xml:space="preserve">ться Специалистом НСИ. В случае если перед нажатием кнопки был выбран определення группа/подгруппа она будет выбран как родитель автоматический, также имеется возможность менять радителя в окне создания. В поле наименование и полное наименование нужно писать описание группы/подгруппы. После заполнения всех поле надо нажать на кнопку «Записать и закрыть». </w:t>
      </w:r>
    </w:p>
    <w:p w14:paraId="1212635E" w14:textId="47D0F400" w:rsidR="002A0154" w:rsidRPr="00514423" w:rsidRDefault="003922A6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762BD85D" wp14:editId="5F6B6A3F">
            <wp:extent cx="5288894" cy="2527300"/>
            <wp:effectExtent l="0" t="0" r="762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1827" cy="25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6C15" w14:textId="408569B2" w:rsidR="003922A6" w:rsidRPr="00514423" w:rsidRDefault="003922A6" w:rsidP="009B782C">
      <w:pPr>
        <w:ind w:firstLine="567"/>
        <w:jc w:val="both"/>
        <w:rPr>
          <w:color w:val="000000" w:themeColor="text1"/>
          <w:sz w:val="24"/>
          <w:szCs w:val="24"/>
        </w:rPr>
      </w:pPr>
      <w:r w:rsidRPr="00514423">
        <w:rPr>
          <w:color w:val="000000" w:themeColor="text1"/>
          <w:sz w:val="24"/>
          <w:szCs w:val="24"/>
          <w:lang w:val="kk-KZ"/>
        </w:rPr>
        <w:t>Для создания класса</w:t>
      </w:r>
      <w:r w:rsidR="00F813B6">
        <w:rPr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color w:val="000000" w:themeColor="text1"/>
          <w:sz w:val="24"/>
          <w:szCs w:val="24"/>
        </w:rPr>
        <w:t xml:space="preserve">(шаблона) надо нажать на кнопку  </w:t>
      </w:r>
      <w:r w:rsidRPr="00514423">
        <w:rPr>
          <w:color w:val="000000" w:themeColor="text1"/>
          <w:sz w:val="24"/>
          <w:szCs w:val="24"/>
          <w:lang w:val="kk-KZ"/>
        </w:rPr>
        <w:t>«Создать». Далее откроется окно для создания класса</w:t>
      </w:r>
      <w:r w:rsidR="00F813B6">
        <w:rPr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color w:val="000000" w:themeColor="text1"/>
          <w:sz w:val="24"/>
          <w:szCs w:val="24"/>
        </w:rPr>
        <w:t>(шаблона). В окне создания класса</w:t>
      </w:r>
      <w:r w:rsidR="00F813B6">
        <w:rPr>
          <w:color w:val="000000" w:themeColor="text1"/>
          <w:sz w:val="24"/>
          <w:szCs w:val="24"/>
        </w:rPr>
        <w:t xml:space="preserve"> </w:t>
      </w:r>
      <w:r w:rsidRPr="00514423">
        <w:rPr>
          <w:color w:val="000000" w:themeColor="text1"/>
          <w:sz w:val="24"/>
          <w:szCs w:val="24"/>
        </w:rPr>
        <w:t xml:space="preserve">(шаблона) </w:t>
      </w:r>
      <w:r w:rsidR="00B845F0" w:rsidRPr="00514423">
        <w:rPr>
          <w:color w:val="000000" w:themeColor="text1"/>
          <w:sz w:val="24"/>
          <w:szCs w:val="24"/>
        </w:rPr>
        <w:t xml:space="preserve">нужно прописать код класса согласно логике классификатора КМГ и указать наименование и полное наименование, также выбрать родителя. Ниже </w:t>
      </w:r>
      <w:r w:rsidR="00F813B6">
        <w:rPr>
          <w:color w:val="000000" w:themeColor="text1"/>
          <w:sz w:val="24"/>
          <w:szCs w:val="24"/>
        </w:rPr>
        <w:t>на</w:t>
      </w:r>
      <w:r w:rsidR="00B845F0" w:rsidRPr="00514423">
        <w:rPr>
          <w:color w:val="000000" w:themeColor="text1"/>
          <w:sz w:val="24"/>
          <w:szCs w:val="24"/>
        </w:rPr>
        <w:t xml:space="preserve"> картинке показан</w:t>
      </w:r>
      <w:r w:rsidR="00F813B6">
        <w:rPr>
          <w:color w:val="000000" w:themeColor="text1"/>
          <w:sz w:val="24"/>
          <w:szCs w:val="24"/>
        </w:rPr>
        <w:t>о</w:t>
      </w:r>
      <w:r w:rsidR="00B845F0" w:rsidRPr="00514423">
        <w:rPr>
          <w:color w:val="000000" w:themeColor="text1"/>
          <w:sz w:val="24"/>
          <w:szCs w:val="24"/>
        </w:rPr>
        <w:t xml:space="preserve"> как </w:t>
      </w:r>
      <w:r w:rsidR="00F813B6">
        <w:rPr>
          <w:color w:val="000000" w:themeColor="text1"/>
          <w:sz w:val="24"/>
          <w:szCs w:val="24"/>
        </w:rPr>
        <w:t xml:space="preserve">это </w:t>
      </w:r>
      <w:r w:rsidR="00B845F0" w:rsidRPr="00514423">
        <w:rPr>
          <w:color w:val="000000" w:themeColor="text1"/>
          <w:sz w:val="24"/>
          <w:szCs w:val="24"/>
        </w:rPr>
        <w:t>выглядит в интерфейсе Инструмента.</w:t>
      </w:r>
    </w:p>
    <w:p w14:paraId="23C6BB35" w14:textId="74893F32" w:rsidR="00B845F0" w:rsidRPr="00514423" w:rsidRDefault="00B845F0" w:rsidP="009B782C">
      <w:pPr>
        <w:ind w:firstLine="567"/>
        <w:jc w:val="both"/>
        <w:rPr>
          <w:color w:val="000000" w:themeColor="text1"/>
          <w:sz w:val="24"/>
          <w:szCs w:val="24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015A658A" wp14:editId="1B804132">
            <wp:extent cx="5099050" cy="3518392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3794" cy="35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8C07" w14:textId="77777777" w:rsidR="00D2651C" w:rsidRDefault="00D2651C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504A451E" w14:textId="7CFC0659" w:rsidR="00B845F0" w:rsidRPr="00514423" w:rsidRDefault="00B845F0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Далее нужно выбрать атрибуты</w:t>
      </w:r>
      <w:r w:rsidRPr="00514423">
        <w:rPr>
          <w:color w:val="000000" w:themeColor="text1"/>
          <w:sz w:val="24"/>
          <w:szCs w:val="24"/>
        </w:rPr>
        <w:t xml:space="preserve"> </w:t>
      </w:r>
      <w:r w:rsidRPr="00514423">
        <w:rPr>
          <w:color w:val="000000" w:themeColor="text1"/>
          <w:sz w:val="24"/>
          <w:szCs w:val="24"/>
          <w:lang w:val="kk-KZ"/>
        </w:rPr>
        <w:t>класса</w:t>
      </w:r>
      <w:r w:rsidR="00F813B6">
        <w:rPr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color w:val="000000" w:themeColor="text1"/>
          <w:sz w:val="24"/>
          <w:szCs w:val="24"/>
        </w:rPr>
        <w:t xml:space="preserve">(шаблона). Для этого нужно </w:t>
      </w:r>
      <w:r w:rsidR="00997ED1" w:rsidRPr="00514423">
        <w:rPr>
          <w:color w:val="000000" w:themeColor="text1"/>
          <w:sz w:val="24"/>
          <w:szCs w:val="24"/>
        </w:rPr>
        <w:t xml:space="preserve">нажать на кнопку </w:t>
      </w:r>
      <w:r w:rsidR="00997ED1" w:rsidRPr="00514423">
        <w:rPr>
          <w:color w:val="000000" w:themeColor="text1"/>
          <w:sz w:val="24"/>
          <w:szCs w:val="24"/>
          <w:lang w:val="kk-KZ"/>
        </w:rPr>
        <w:t>«Добавить» и выбрать атрибут для добавления.</w:t>
      </w:r>
    </w:p>
    <w:p w14:paraId="78D45E83" w14:textId="77777777" w:rsidR="00997ED1" w:rsidRPr="00514423" w:rsidRDefault="00997ED1" w:rsidP="009B782C">
      <w:pPr>
        <w:ind w:firstLine="567"/>
        <w:jc w:val="both"/>
        <w:rPr>
          <w:noProof/>
          <w:sz w:val="24"/>
          <w:szCs w:val="24"/>
        </w:rPr>
      </w:pPr>
    </w:p>
    <w:p w14:paraId="5491D17D" w14:textId="70AE0A10" w:rsidR="00997ED1" w:rsidRPr="00514423" w:rsidRDefault="00997E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0281D4F5" wp14:editId="733CBCE9">
            <wp:extent cx="2857500" cy="180962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5458" t="11250" r="25303" b="7046"/>
                    <a:stretch/>
                  </pic:blipFill>
                  <pic:spPr bwMode="auto">
                    <a:xfrm>
                      <a:off x="0" y="0"/>
                      <a:ext cx="2867985" cy="18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67666" w14:textId="12234C0E" w:rsidR="00997ED1" w:rsidRPr="00514423" w:rsidRDefault="00997E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Если не нашли в списке рекомендации нажимаете показать все. После откроется окно справочника атрибутов</w:t>
      </w:r>
      <w:r w:rsidR="00F813B6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</w:t>
      </w:r>
      <w:r w:rsidR="00F813B6">
        <w:rPr>
          <w:color w:val="000000" w:themeColor="text1"/>
          <w:sz w:val="24"/>
          <w:szCs w:val="24"/>
          <w:lang w:val="kk-KZ"/>
        </w:rPr>
        <w:t>где</w:t>
      </w:r>
      <w:r w:rsidRPr="00514423">
        <w:rPr>
          <w:color w:val="000000" w:themeColor="text1"/>
          <w:sz w:val="24"/>
          <w:szCs w:val="24"/>
          <w:lang w:val="kk-KZ"/>
        </w:rPr>
        <w:t xml:space="preserve"> можно </w:t>
      </w:r>
      <w:r w:rsidR="00F813B6">
        <w:rPr>
          <w:color w:val="000000" w:themeColor="text1"/>
          <w:sz w:val="24"/>
          <w:szCs w:val="24"/>
          <w:lang w:val="kk-KZ"/>
        </w:rPr>
        <w:t>найти</w:t>
      </w:r>
      <w:r w:rsidRPr="00514423">
        <w:rPr>
          <w:color w:val="000000" w:themeColor="text1"/>
          <w:sz w:val="24"/>
          <w:szCs w:val="24"/>
          <w:lang w:val="kk-KZ"/>
        </w:rPr>
        <w:t xml:space="preserve"> нужный атрибут</w:t>
      </w:r>
      <w:r w:rsidR="00F813B6">
        <w:rPr>
          <w:color w:val="000000" w:themeColor="text1"/>
          <w:sz w:val="24"/>
          <w:szCs w:val="24"/>
          <w:lang w:val="kk-KZ"/>
        </w:rPr>
        <w:t>. В</w:t>
      </w:r>
      <w:r w:rsidRPr="00514423">
        <w:rPr>
          <w:color w:val="000000" w:themeColor="text1"/>
          <w:sz w:val="24"/>
          <w:szCs w:val="24"/>
          <w:lang w:val="kk-KZ"/>
        </w:rPr>
        <w:t xml:space="preserve"> случае если </w:t>
      </w:r>
      <w:r w:rsidR="00F813B6">
        <w:rPr>
          <w:color w:val="000000" w:themeColor="text1"/>
          <w:sz w:val="24"/>
          <w:szCs w:val="24"/>
          <w:lang w:val="kk-KZ"/>
        </w:rPr>
        <w:t>он не найден,</w:t>
      </w:r>
      <w:r w:rsidRPr="00514423">
        <w:rPr>
          <w:color w:val="000000" w:themeColor="text1"/>
          <w:sz w:val="24"/>
          <w:szCs w:val="24"/>
          <w:lang w:val="kk-KZ"/>
        </w:rPr>
        <w:t xml:space="preserve"> </w:t>
      </w:r>
      <w:r w:rsidR="00F813B6">
        <w:rPr>
          <w:color w:val="000000" w:themeColor="text1"/>
          <w:sz w:val="24"/>
          <w:szCs w:val="24"/>
          <w:lang w:val="kk-KZ"/>
        </w:rPr>
        <w:t xml:space="preserve">необходимо </w:t>
      </w:r>
      <w:r w:rsidRPr="00514423">
        <w:rPr>
          <w:color w:val="000000" w:themeColor="text1"/>
          <w:sz w:val="24"/>
          <w:szCs w:val="24"/>
          <w:lang w:val="kk-KZ"/>
        </w:rPr>
        <w:t xml:space="preserve">создать атрибут и привязать ЕИ для атрибута и значение для него. Полное описаное работы со справочником атрибутов расписаны в п. </w:t>
      </w:r>
      <w:r w:rsidR="002565B9" w:rsidRPr="00514423">
        <w:rPr>
          <w:color w:val="000000" w:themeColor="text1"/>
          <w:sz w:val="24"/>
          <w:szCs w:val="24"/>
          <w:lang w:val="kk-KZ"/>
        </w:rPr>
        <w:t>6.11</w:t>
      </w:r>
      <w:r w:rsidRPr="00514423">
        <w:rPr>
          <w:color w:val="000000" w:themeColor="text1"/>
          <w:sz w:val="24"/>
          <w:szCs w:val="24"/>
          <w:lang w:val="kk-KZ"/>
        </w:rPr>
        <w:t>.</w:t>
      </w:r>
    </w:p>
    <w:p w14:paraId="6C2EF6EE" w14:textId="7A926A15" w:rsidR="00997ED1" w:rsidRPr="00514423" w:rsidRDefault="00997E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0BD660EB" wp14:editId="181BB8EF">
            <wp:extent cx="4484569" cy="2330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9582" cy="23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FD9" w14:textId="53ABA89F" w:rsidR="00997ED1" w:rsidRPr="00514423" w:rsidRDefault="00997E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Также нажав на кнопку «</w:t>
      </w:r>
      <w:r w:rsidRPr="00514423">
        <w:rPr>
          <w:noProof/>
          <w:sz w:val="24"/>
          <w:szCs w:val="24"/>
        </w:rPr>
        <w:drawing>
          <wp:inline distT="0" distB="0" distL="0" distR="0" wp14:anchorId="6CD57324" wp14:editId="275E5505">
            <wp:extent cx="1041400" cy="315576"/>
            <wp:effectExtent l="0" t="0" r="635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7783" cy="3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423">
        <w:rPr>
          <w:color w:val="000000" w:themeColor="text1"/>
          <w:sz w:val="24"/>
          <w:szCs w:val="24"/>
          <w:lang w:val="kk-KZ"/>
        </w:rPr>
        <w:t>»  можно посмотреть</w:t>
      </w:r>
      <w:r w:rsidR="004538E2" w:rsidRPr="00514423">
        <w:rPr>
          <w:color w:val="000000" w:themeColor="text1"/>
          <w:sz w:val="24"/>
          <w:szCs w:val="24"/>
          <w:lang w:val="kk-KZ"/>
        </w:rPr>
        <w:t xml:space="preserve"> и редактировать</w:t>
      </w:r>
      <w:r w:rsidRPr="00514423">
        <w:rPr>
          <w:color w:val="000000" w:themeColor="text1"/>
          <w:sz w:val="24"/>
          <w:szCs w:val="24"/>
          <w:lang w:val="kk-KZ"/>
        </w:rPr>
        <w:t xml:space="preserve"> сво</w:t>
      </w:r>
      <w:r w:rsidR="00F813B6">
        <w:rPr>
          <w:color w:val="000000" w:themeColor="text1"/>
          <w:sz w:val="24"/>
          <w:szCs w:val="24"/>
          <w:lang w:val="kk-KZ"/>
        </w:rPr>
        <w:t>й</w:t>
      </w:r>
      <w:r w:rsidRPr="00514423">
        <w:rPr>
          <w:color w:val="000000" w:themeColor="text1"/>
          <w:sz w:val="24"/>
          <w:szCs w:val="24"/>
          <w:lang w:val="kk-KZ"/>
        </w:rPr>
        <w:t>ства атрибута</w:t>
      </w:r>
      <w:r w:rsidR="004538E2" w:rsidRPr="00514423">
        <w:rPr>
          <w:color w:val="000000" w:themeColor="text1"/>
          <w:sz w:val="24"/>
          <w:szCs w:val="24"/>
          <w:lang w:val="kk-KZ"/>
        </w:rPr>
        <w:t>.</w:t>
      </w:r>
    </w:p>
    <w:p w14:paraId="65E8FC49" w14:textId="1BC75344" w:rsidR="00997ED1" w:rsidRPr="00514423" w:rsidRDefault="00997E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01FAFFA3" wp14:editId="5B38A51A">
            <wp:extent cx="4512171" cy="26860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6092" cy="26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CE20" w14:textId="6DF25914" w:rsidR="004538E2" w:rsidRPr="00514423" w:rsidRDefault="004538E2" w:rsidP="009B782C">
      <w:pPr>
        <w:ind w:firstLine="567"/>
        <w:jc w:val="both"/>
        <w:rPr>
          <w:noProof/>
          <w:sz w:val="24"/>
          <w:szCs w:val="24"/>
        </w:rPr>
      </w:pPr>
      <w:r w:rsidRPr="00514423">
        <w:rPr>
          <w:color w:val="000000" w:themeColor="text1"/>
          <w:sz w:val="24"/>
          <w:szCs w:val="24"/>
          <w:lang w:val="kk-KZ"/>
        </w:rPr>
        <w:t xml:space="preserve">В случае если нужно добавить разделитель </w:t>
      </w:r>
      <w:r w:rsidR="00F813B6">
        <w:rPr>
          <w:color w:val="000000" w:themeColor="text1"/>
          <w:sz w:val="24"/>
          <w:szCs w:val="24"/>
          <w:lang w:val="kk-KZ"/>
        </w:rPr>
        <w:t xml:space="preserve">между атрибутами, </w:t>
      </w:r>
      <w:r w:rsidRPr="00514423">
        <w:rPr>
          <w:color w:val="000000" w:themeColor="text1"/>
          <w:sz w:val="24"/>
          <w:szCs w:val="24"/>
          <w:lang w:val="kk-KZ"/>
        </w:rPr>
        <w:t xml:space="preserve">то нужно нажать на кнопку «Добавить разделитель». Далее выбираете разделитель из списка рекомендации. </w:t>
      </w:r>
    </w:p>
    <w:p w14:paraId="5D8D66E6" w14:textId="2C307E75" w:rsidR="004538E2" w:rsidRPr="00514423" w:rsidRDefault="004538E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503A1744" wp14:editId="518FAA2D">
            <wp:extent cx="3124200" cy="25546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4836" t="9959" r="45015" b="10918"/>
                    <a:stretch/>
                  </pic:blipFill>
                  <pic:spPr bwMode="auto">
                    <a:xfrm>
                      <a:off x="0" y="0"/>
                      <a:ext cx="3130437" cy="255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02B30" w14:textId="7B1FC891" w:rsidR="004538E2" w:rsidRPr="00514423" w:rsidRDefault="004538E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 xml:space="preserve">Если </w:t>
      </w:r>
      <w:r w:rsidR="00F813B6">
        <w:rPr>
          <w:color w:val="000000" w:themeColor="text1"/>
          <w:sz w:val="24"/>
          <w:szCs w:val="24"/>
          <w:lang w:val="kk-KZ"/>
        </w:rPr>
        <w:t xml:space="preserve">его </w:t>
      </w:r>
      <w:r w:rsidRPr="00514423">
        <w:rPr>
          <w:color w:val="000000" w:themeColor="text1"/>
          <w:sz w:val="24"/>
          <w:szCs w:val="24"/>
          <w:lang w:val="kk-KZ"/>
        </w:rPr>
        <w:t>нет в списке рекомендации</w:t>
      </w:r>
      <w:r w:rsidR="00F813B6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нажимаете на ссылку «Показать все». Дальше откроется справочник разделителей и там можно создать разделитель.</w:t>
      </w:r>
    </w:p>
    <w:p w14:paraId="038E3955" w14:textId="46505755" w:rsidR="004538E2" w:rsidRPr="00514423" w:rsidRDefault="004538E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2D2231F2" wp14:editId="48692EB7">
            <wp:extent cx="4635500" cy="273109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4937" cy="273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455A" w14:textId="251197CA" w:rsidR="004538E2" w:rsidRPr="00514423" w:rsidRDefault="00A77FA3" w:rsidP="009B782C">
      <w:pPr>
        <w:ind w:firstLine="567"/>
        <w:jc w:val="both"/>
        <w:rPr>
          <w:noProof/>
          <w:sz w:val="24"/>
          <w:szCs w:val="24"/>
        </w:rPr>
      </w:pPr>
      <w:r w:rsidRPr="00514423">
        <w:rPr>
          <w:noProof/>
          <w:sz w:val="24"/>
          <w:szCs w:val="24"/>
          <w:lang w:val="kk-KZ"/>
        </w:rPr>
        <w:t>Для атрибутов</w:t>
      </w:r>
      <w:r w:rsidR="00F813B6">
        <w:rPr>
          <w:noProof/>
          <w:sz w:val="24"/>
          <w:szCs w:val="24"/>
          <w:lang w:val="kk-KZ"/>
        </w:rPr>
        <w:t>,</w:t>
      </w:r>
      <w:r w:rsidRPr="00514423">
        <w:rPr>
          <w:noProof/>
          <w:sz w:val="24"/>
          <w:szCs w:val="24"/>
          <w:lang w:val="kk-KZ"/>
        </w:rPr>
        <w:t xml:space="preserve"> </w:t>
      </w:r>
      <w:r w:rsidR="00F813B6">
        <w:rPr>
          <w:noProof/>
          <w:sz w:val="24"/>
          <w:szCs w:val="24"/>
          <w:lang w:val="kk-KZ"/>
        </w:rPr>
        <w:t xml:space="preserve">к </w:t>
      </w:r>
      <w:r w:rsidRPr="00514423">
        <w:rPr>
          <w:noProof/>
          <w:sz w:val="24"/>
          <w:szCs w:val="24"/>
          <w:lang w:val="kk-KZ"/>
        </w:rPr>
        <w:t>которы</w:t>
      </w:r>
      <w:r w:rsidR="00F813B6">
        <w:rPr>
          <w:noProof/>
          <w:sz w:val="24"/>
          <w:szCs w:val="24"/>
          <w:lang w:val="kk-KZ"/>
        </w:rPr>
        <w:t>м</w:t>
      </w:r>
      <w:r w:rsidRPr="00514423">
        <w:rPr>
          <w:noProof/>
          <w:sz w:val="24"/>
          <w:szCs w:val="24"/>
          <w:lang w:val="kk-KZ"/>
        </w:rPr>
        <w:t xml:space="preserve"> привязан ЕИ можно </w:t>
      </w:r>
      <w:r w:rsidR="00330F05" w:rsidRPr="00514423">
        <w:rPr>
          <w:noProof/>
          <w:sz w:val="24"/>
          <w:szCs w:val="24"/>
          <w:lang w:val="kk-KZ"/>
        </w:rPr>
        <w:t>формировать правила отображения ЕИ атрибутов в наименованиях  игнорируя системн</w:t>
      </w:r>
      <w:r w:rsidR="00421B21">
        <w:rPr>
          <w:noProof/>
          <w:sz w:val="24"/>
          <w:szCs w:val="24"/>
          <w:lang w:val="kk-KZ"/>
        </w:rPr>
        <w:t>ые</w:t>
      </w:r>
      <w:r w:rsidR="00330F05" w:rsidRPr="00514423">
        <w:rPr>
          <w:noProof/>
          <w:sz w:val="24"/>
          <w:szCs w:val="24"/>
          <w:lang w:val="kk-KZ"/>
        </w:rPr>
        <w:t xml:space="preserve"> правила формирования наименовани</w:t>
      </w:r>
      <w:r w:rsidR="00421B21">
        <w:rPr>
          <w:noProof/>
          <w:sz w:val="24"/>
          <w:szCs w:val="24"/>
          <w:lang w:val="kk-KZ"/>
        </w:rPr>
        <w:t xml:space="preserve">й </w:t>
      </w:r>
      <w:r w:rsidR="00330F05" w:rsidRPr="00514423">
        <w:rPr>
          <w:noProof/>
          <w:sz w:val="24"/>
          <w:szCs w:val="24"/>
          <w:lang w:val="kk-KZ"/>
        </w:rPr>
        <w:t xml:space="preserve">(подробнее в п. </w:t>
      </w:r>
      <w:r w:rsidR="00E23E6D" w:rsidRPr="00514423">
        <w:rPr>
          <w:noProof/>
          <w:sz w:val="24"/>
          <w:szCs w:val="24"/>
          <w:lang w:val="kk-KZ"/>
        </w:rPr>
        <w:t>6.13</w:t>
      </w:r>
      <w:r w:rsidR="00330F05" w:rsidRPr="00514423">
        <w:rPr>
          <w:noProof/>
          <w:sz w:val="24"/>
          <w:szCs w:val="24"/>
          <w:lang w:val="kk-KZ"/>
        </w:rPr>
        <w:t xml:space="preserve"> ). Если в столбце ЕИ выбран</w:t>
      </w:r>
      <w:r w:rsidR="00421B21">
        <w:rPr>
          <w:noProof/>
          <w:sz w:val="24"/>
          <w:szCs w:val="24"/>
          <w:lang w:val="kk-KZ"/>
        </w:rPr>
        <w:t>о</w:t>
      </w:r>
      <w:r w:rsidR="00330F05" w:rsidRPr="00514423">
        <w:rPr>
          <w:noProof/>
          <w:sz w:val="24"/>
          <w:szCs w:val="24"/>
          <w:lang w:val="kk-KZ"/>
        </w:rPr>
        <w:t xml:space="preserve"> значение «</w:t>
      </w:r>
      <w:r w:rsidR="00330F05" w:rsidRPr="00514423">
        <w:rPr>
          <w:noProof/>
          <w:sz w:val="24"/>
          <w:szCs w:val="24"/>
          <w:lang w:val="en-US"/>
        </w:rPr>
        <w:t>V</w:t>
      </w:r>
      <w:r w:rsidR="00330F05" w:rsidRPr="00514423">
        <w:rPr>
          <w:noProof/>
          <w:sz w:val="24"/>
          <w:szCs w:val="24"/>
          <w:lang w:val="kk-KZ"/>
        </w:rPr>
        <w:t>»</w:t>
      </w:r>
      <w:r w:rsidR="00330F05" w:rsidRPr="00514423">
        <w:rPr>
          <w:noProof/>
          <w:sz w:val="24"/>
          <w:szCs w:val="24"/>
        </w:rPr>
        <w:t xml:space="preserve"> в наименовании отобразиться ЕИ после значения атрибута. В случае если выбран значение </w:t>
      </w:r>
      <w:r w:rsidR="00330F05" w:rsidRPr="00514423">
        <w:rPr>
          <w:noProof/>
          <w:sz w:val="24"/>
          <w:szCs w:val="24"/>
          <w:lang w:val="kk-KZ"/>
        </w:rPr>
        <w:t>«Х»</w:t>
      </w:r>
      <w:r w:rsidR="00421B21">
        <w:rPr>
          <w:noProof/>
          <w:sz w:val="24"/>
          <w:szCs w:val="24"/>
          <w:lang w:val="kk-KZ"/>
        </w:rPr>
        <w:t>,</w:t>
      </w:r>
      <w:r w:rsidR="00330F05" w:rsidRPr="00514423">
        <w:rPr>
          <w:noProof/>
          <w:sz w:val="24"/>
          <w:szCs w:val="24"/>
        </w:rPr>
        <w:t xml:space="preserve"> то ЕИ после значения атрибута не будет отображаться. Также можно выбрать пустое значение в столбце ЕИ, тогда сработает системное правил</w:t>
      </w:r>
      <w:r w:rsidR="00421B21">
        <w:rPr>
          <w:noProof/>
          <w:sz w:val="24"/>
          <w:szCs w:val="24"/>
        </w:rPr>
        <w:t>о</w:t>
      </w:r>
      <w:r w:rsidR="00330F05" w:rsidRPr="00514423">
        <w:rPr>
          <w:noProof/>
          <w:sz w:val="24"/>
          <w:szCs w:val="24"/>
        </w:rPr>
        <w:t xml:space="preserve"> формирования наименовании </w:t>
      </w:r>
      <w:r w:rsidR="00421B21">
        <w:rPr>
          <w:noProof/>
          <w:sz w:val="24"/>
          <w:szCs w:val="24"/>
          <w:lang w:val="kk-KZ"/>
        </w:rPr>
        <w:t>(</w:t>
      </w:r>
      <w:r w:rsidR="00330F05" w:rsidRPr="00514423">
        <w:rPr>
          <w:noProof/>
          <w:sz w:val="24"/>
          <w:szCs w:val="24"/>
          <w:lang w:val="kk-KZ"/>
        </w:rPr>
        <w:t xml:space="preserve">подробнее в п. </w:t>
      </w:r>
      <w:r w:rsidR="00E23E6D" w:rsidRPr="00514423">
        <w:rPr>
          <w:noProof/>
          <w:sz w:val="24"/>
          <w:szCs w:val="24"/>
          <w:lang w:val="kk-KZ"/>
        </w:rPr>
        <w:t>6.13</w:t>
      </w:r>
      <w:r w:rsidR="00330F05" w:rsidRPr="00514423">
        <w:rPr>
          <w:noProof/>
          <w:sz w:val="24"/>
          <w:szCs w:val="24"/>
          <w:lang w:val="kk-KZ"/>
        </w:rPr>
        <w:t>)</w:t>
      </w:r>
      <w:r w:rsidR="00330F05" w:rsidRPr="00514423">
        <w:rPr>
          <w:noProof/>
          <w:sz w:val="24"/>
          <w:szCs w:val="24"/>
        </w:rPr>
        <w:t xml:space="preserve">. </w:t>
      </w:r>
    </w:p>
    <w:p w14:paraId="372FC082" w14:textId="59B0B7F2" w:rsidR="00330F05" w:rsidRPr="00514423" w:rsidRDefault="00330F05" w:rsidP="009B782C">
      <w:pPr>
        <w:ind w:firstLine="567"/>
        <w:jc w:val="both"/>
        <w:rPr>
          <w:color w:val="000000" w:themeColor="text1"/>
          <w:sz w:val="24"/>
          <w:szCs w:val="24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60036E0E" wp14:editId="3DE17EBC">
            <wp:extent cx="4794590" cy="2805921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2120" cy="28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9D8C" w14:textId="66A2BE7D" w:rsidR="00330F05" w:rsidRPr="00514423" w:rsidRDefault="00421B2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>
        <w:rPr>
          <w:color w:val="000000" w:themeColor="text1"/>
          <w:sz w:val="24"/>
          <w:szCs w:val="24"/>
          <w:lang w:val="kk-KZ"/>
        </w:rPr>
        <w:t>Е</w:t>
      </w:r>
      <w:r w:rsidR="00E516D1" w:rsidRPr="00514423">
        <w:rPr>
          <w:color w:val="000000" w:themeColor="text1"/>
          <w:sz w:val="24"/>
          <w:szCs w:val="24"/>
          <w:lang w:val="kk-KZ"/>
        </w:rPr>
        <w:t>сли необходимо использование символа атрибута</w:t>
      </w:r>
      <w:r>
        <w:rPr>
          <w:color w:val="000000" w:themeColor="text1"/>
          <w:sz w:val="24"/>
          <w:szCs w:val="24"/>
          <w:lang w:val="kk-KZ"/>
        </w:rPr>
        <w:t xml:space="preserve"> </w:t>
      </w:r>
      <w:r>
        <w:rPr>
          <w:color w:val="000000" w:themeColor="text1"/>
          <w:sz w:val="24"/>
          <w:szCs w:val="24"/>
        </w:rPr>
        <w:t>в</w:t>
      </w:r>
      <w:r w:rsidRPr="00514423">
        <w:rPr>
          <w:color w:val="000000" w:themeColor="text1"/>
          <w:sz w:val="24"/>
          <w:szCs w:val="24"/>
        </w:rPr>
        <w:t xml:space="preserve"> </w:t>
      </w:r>
      <w:r w:rsidRPr="00514423">
        <w:rPr>
          <w:color w:val="000000" w:themeColor="text1"/>
          <w:sz w:val="24"/>
          <w:szCs w:val="24"/>
          <w:lang w:val="kk-KZ"/>
        </w:rPr>
        <w:t>наименованиях записей</w:t>
      </w:r>
      <w:r w:rsidR="00E516D1" w:rsidRPr="00514423">
        <w:rPr>
          <w:color w:val="000000" w:themeColor="text1"/>
          <w:sz w:val="24"/>
          <w:szCs w:val="24"/>
          <w:lang w:val="kk-KZ"/>
        </w:rPr>
        <w:t>, тогда нужно поставить галочку в столбце</w:t>
      </w:r>
      <w:r w:rsidR="00E516D1" w:rsidRPr="00514423">
        <w:rPr>
          <w:color w:val="000000" w:themeColor="text1"/>
          <w:sz w:val="24"/>
          <w:szCs w:val="24"/>
        </w:rPr>
        <w:t xml:space="preserve"> </w:t>
      </w:r>
      <w:r w:rsidR="00E516D1" w:rsidRPr="00514423">
        <w:rPr>
          <w:color w:val="000000" w:themeColor="text1"/>
          <w:sz w:val="24"/>
          <w:szCs w:val="24"/>
          <w:lang w:val="kk-KZ"/>
        </w:rPr>
        <w:t>«</w:t>
      </w:r>
      <w:r w:rsidR="00E516D1" w:rsidRPr="00514423">
        <w:rPr>
          <w:color w:val="000000" w:themeColor="text1"/>
          <w:sz w:val="24"/>
          <w:szCs w:val="24"/>
        </w:rPr>
        <w:t>Символ</w:t>
      </w:r>
      <w:r w:rsidR="00E516D1" w:rsidRPr="00514423">
        <w:rPr>
          <w:color w:val="000000" w:themeColor="text1"/>
          <w:sz w:val="24"/>
          <w:szCs w:val="24"/>
          <w:lang w:val="kk-KZ"/>
        </w:rPr>
        <w:t>». Если в сво</w:t>
      </w:r>
      <w:r>
        <w:rPr>
          <w:color w:val="000000" w:themeColor="text1"/>
          <w:sz w:val="24"/>
          <w:szCs w:val="24"/>
          <w:lang w:val="kk-KZ"/>
        </w:rPr>
        <w:t>й</w:t>
      </w:r>
      <w:r w:rsidR="00E516D1" w:rsidRPr="00514423">
        <w:rPr>
          <w:color w:val="000000" w:themeColor="text1"/>
          <w:sz w:val="24"/>
          <w:szCs w:val="24"/>
          <w:lang w:val="kk-KZ"/>
        </w:rPr>
        <w:t>ствах атрибута не указан символ атрибута в поле «Идентификатор»</w:t>
      </w:r>
      <w:r>
        <w:rPr>
          <w:color w:val="000000" w:themeColor="text1"/>
          <w:sz w:val="24"/>
          <w:szCs w:val="24"/>
          <w:lang w:val="kk-KZ"/>
        </w:rPr>
        <w:t>,</w:t>
      </w:r>
      <w:r w:rsidR="00E516D1" w:rsidRPr="00514423">
        <w:rPr>
          <w:color w:val="000000" w:themeColor="text1"/>
          <w:sz w:val="24"/>
          <w:szCs w:val="24"/>
          <w:lang w:val="kk-KZ"/>
        </w:rPr>
        <w:t xml:space="preserve"> то символ не будет отображен в наименовании.</w:t>
      </w:r>
    </w:p>
    <w:p w14:paraId="22A74AD1" w14:textId="27B644E1" w:rsidR="00E516D1" w:rsidRPr="00514423" w:rsidRDefault="00E516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0502CB37" wp14:editId="7D89BA1F">
            <wp:extent cx="5149850" cy="274989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7260" cy="275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2AE8" w14:textId="512CA801" w:rsidR="00E516D1" w:rsidRPr="00514423" w:rsidRDefault="00E516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147D385C" wp14:editId="4A30E777">
            <wp:extent cx="4616450" cy="2700712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9766" cy="270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0463" w14:textId="2F670CE1" w:rsidR="00E516D1" w:rsidRPr="00514423" w:rsidRDefault="00E516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1F65CF15" w14:textId="05C8751A" w:rsidR="00E516D1" w:rsidRPr="00514423" w:rsidRDefault="00E516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Окно создания класса</w:t>
      </w:r>
      <w:r w:rsidR="00421B21">
        <w:rPr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color w:val="000000" w:themeColor="text1"/>
          <w:sz w:val="24"/>
          <w:szCs w:val="24"/>
        </w:rPr>
        <w:t>(шаблона) разделен</w:t>
      </w:r>
      <w:r w:rsidR="00421B21">
        <w:rPr>
          <w:color w:val="000000" w:themeColor="text1"/>
          <w:sz w:val="24"/>
          <w:szCs w:val="24"/>
        </w:rPr>
        <w:t>о</w:t>
      </w:r>
      <w:r w:rsidRPr="00514423">
        <w:rPr>
          <w:color w:val="000000" w:themeColor="text1"/>
          <w:sz w:val="24"/>
          <w:szCs w:val="24"/>
        </w:rPr>
        <w:t xml:space="preserve"> на две ячейки</w:t>
      </w:r>
      <w:r w:rsidRPr="00514423">
        <w:rPr>
          <w:color w:val="000000" w:themeColor="text1"/>
          <w:sz w:val="24"/>
          <w:szCs w:val="24"/>
          <w:lang w:val="kk-KZ"/>
        </w:rPr>
        <w:t>:</w:t>
      </w:r>
    </w:p>
    <w:p w14:paraId="54FCF9ED" w14:textId="04B399B6" w:rsidR="00E516D1" w:rsidRPr="00514423" w:rsidRDefault="00E516D1" w:rsidP="009B782C">
      <w:pPr>
        <w:pStyle w:val="aff4"/>
        <w:numPr>
          <w:ilvl w:val="0"/>
          <w:numId w:val="44"/>
        </w:numPr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lastRenderedPageBreak/>
        <w:t xml:space="preserve">Параметры полного наименования – </w:t>
      </w:r>
      <w:r w:rsidR="00421B21">
        <w:rPr>
          <w:color w:val="000000" w:themeColor="text1"/>
          <w:lang w:val="kk-KZ"/>
        </w:rPr>
        <w:t>здесь</w:t>
      </w:r>
      <w:r w:rsidRPr="00514423">
        <w:rPr>
          <w:color w:val="000000" w:themeColor="text1"/>
          <w:lang w:val="kk-KZ"/>
        </w:rPr>
        <w:t xml:space="preserve"> указывается атрибутный состав полного наименования и правила формирования полного наименования.</w:t>
      </w:r>
    </w:p>
    <w:p w14:paraId="7711BB14" w14:textId="610801A8" w:rsidR="00E516D1" w:rsidRPr="00514423" w:rsidRDefault="00E516D1" w:rsidP="009B782C">
      <w:pPr>
        <w:pStyle w:val="aff4"/>
        <w:numPr>
          <w:ilvl w:val="0"/>
          <w:numId w:val="44"/>
        </w:numPr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Параметры</w:t>
      </w:r>
      <w:r w:rsidR="00421B21">
        <w:rPr>
          <w:color w:val="000000" w:themeColor="text1"/>
          <w:lang w:val="kk-KZ"/>
        </w:rPr>
        <w:t xml:space="preserve"> </w:t>
      </w:r>
      <w:r w:rsidRPr="00514423">
        <w:rPr>
          <w:color w:val="000000" w:themeColor="text1"/>
          <w:lang w:val="kk-KZ"/>
        </w:rPr>
        <w:t>-  здесь показывается атрибутный состав краткого наименования и правила формирования краткого наименования.</w:t>
      </w:r>
    </w:p>
    <w:p w14:paraId="3663D6DD" w14:textId="76346FE8" w:rsidR="00E516D1" w:rsidRPr="00514423" w:rsidRDefault="00E516D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3D26F50F" wp14:editId="38F6FC28">
            <wp:extent cx="4654550" cy="27104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0048" cy="27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0E44" w14:textId="38C5E2ED" w:rsidR="00E516D1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Для краткого и полного наименования правила формирования в каждо</w:t>
      </w:r>
      <w:r w:rsidR="00421B21">
        <w:rPr>
          <w:color w:val="000000" w:themeColor="text1"/>
          <w:sz w:val="24"/>
          <w:szCs w:val="24"/>
          <w:lang w:val="kk-KZ"/>
        </w:rPr>
        <w:t>й</w:t>
      </w:r>
      <w:r w:rsidRPr="00514423">
        <w:rPr>
          <w:color w:val="000000" w:themeColor="text1"/>
          <w:sz w:val="24"/>
          <w:szCs w:val="24"/>
          <w:lang w:val="kk-KZ"/>
        </w:rPr>
        <w:t xml:space="preserve"> ячейке отдельно прописыва</w:t>
      </w:r>
      <w:r w:rsidR="00421B21">
        <w:rPr>
          <w:color w:val="000000" w:themeColor="text1"/>
          <w:sz w:val="24"/>
          <w:szCs w:val="24"/>
          <w:lang w:val="kk-KZ"/>
        </w:rPr>
        <w:t>ю</w:t>
      </w:r>
      <w:r w:rsidRPr="00514423">
        <w:rPr>
          <w:color w:val="000000" w:themeColor="text1"/>
          <w:sz w:val="24"/>
          <w:szCs w:val="24"/>
          <w:lang w:val="kk-KZ"/>
        </w:rPr>
        <w:t>тся, если системн</w:t>
      </w:r>
      <w:r w:rsidR="00421B21">
        <w:rPr>
          <w:color w:val="000000" w:themeColor="text1"/>
          <w:sz w:val="24"/>
          <w:szCs w:val="24"/>
          <w:lang w:val="kk-KZ"/>
        </w:rPr>
        <w:t>ы</w:t>
      </w:r>
      <w:r w:rsidRPr="00514423">
        <w:rPr>
          <w:color w:val="000000" w:themeColor="text1"/>
          <w:sz w:val="24"/>
          <w:szCs w:val="24"/>
          <w:lang w:val="kk-KZ"/>
        </w:rPr>
        <w:t>е правила формирование наименовани</w:t>
      </w:r>
      <w:r w:rsidR="00421B21">
        <w:rPr>
          <w:color w:val="000000" w:themeColor="text1"/>
          <w:sz w:val="24"/>
          <w:szCs w:val="24"/>
          <w:lang w:val="kk-KZ"/>
        </w:rPr>
        <w:t>й</w:t>
      </w:r>
      <w:r w:rsidRPr="00514423">
        <w:rPr>
          <w:color w:val="000000" w:themeColor="text1"/>
          <w:sz w:val="24"/>
          <w:szCs w:val="24"/>
          <w:lang w:val="kk-KZ"/>
        </w:rPr>
        <w:t xml:space="preserve"> не подход</w:t>
      </w:r>
      <w:r w:rsidR="00421B21">
        <w:rPr>
          <w:color w:val="000000" w:themeColor="text1"/>
          <w:sz w:val="24"/>
          <w:szCs w:val="24"/>
          <w:lang w:val="kk-KZ"/>
        </w:rPr>
        <w:t>я</w:t>
      </w:r>
      <w:r w:rsidRPr="00514423">
        <w:rPr>
          <w:color w:val="000000" w:themeColor="text1"/>
          <w:sz w:val="24"/>
          <w:szCs w:val="24"/>
          <w:lang w:val="kk-KZ"/>
        </w:rPr>
        <w:t>т.</w:t>
      </w:r>
    </w:p>
    <w:p w14:paraId="05117493" w14:textId="2CB04968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Дальше после составления шаблона нажимаете кнопку «Записать и закрыть». После создается новый класс в КМГ классификаторе.</w:t>
      </w:r>
    </w:p>
    <w:p w14:paraId="01FCD7C7" w14:textId="5BEE9B39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6BC5C0CF" w14:textId="6918A5AD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Также можно создать класс/группу/подгруппу путем копирования.</w:t>
      </w:r>
    </w:p>
    <w:p w14:paraId="6F67A41F" w14:textId="77777777" w:rsidR="00890C75" w:rsidRPr="00514423" w:rsidRDefault="00890C75" w:rsidP="009B782C">
      <w:pPr>
        <w:ind w:firstLine="567"/>
        <w:jc w:val="both"/>
        <w:rPr>
          <w:noProof/>
          <w:sz w:val="24"/>
          <w:szCs w:val="24"/>
        </w:rPr>
      </w:pPr>
    </w:p>
    <w:p w14:paraId="55C297E8" w14:textId="76102E99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44128E5F" wp14:editId="405883DE">
            <wp:extent cx="2247900" cy="17145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8714" t="38547" r="54561" b="11656"/>
                    <a:stretch/>
                  </pic:blipFill>
                  <pic:spPr bwMode="auto">
                    <a:xfrm>
                      <a:off x="0" y="0"/>
                      <a:ext cx="22479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88ECD" w14:textId="5CBD36FD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В случае если нужно редактировать класс/группу/подгруппу</w:t>
      </w:r>
      <w:r w:rsidR="00D2651C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нужно нажать на правую кнопку мышки и выбрать «Изменить» или два раза левой кнопкой мышки нажать на объект.</w:t>
      </w:r>
    </w:p>
    <w:p w14:paraId="6ED2CF62" w14:textId="34D36AE7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79534846" wp14:editId="0B089992">
            <wp:extent cx="3409950" cy="26193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E3F4" w14:textId="00A48825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Также есть дополнительные функции такие как преместить или пометить на удаление и т.д.</w:t>
      </w:r>
    </w:p>
    <w:p w14:paraId="5C052F21" w14:textId="77777777" w:rsidR="002565B9" w:rsidRPr="00514423" w:rsidRDefault="002565B9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</w:p>
    <w:p w14:paraId="0214B025" w14:textId="350952A7" w:rsidR="002565B9" w:rsidRPr="002C55CA" w:rsidRDefault="00514423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highlight w:val="yellow"/>
          <w:lang w:val="kk-KZ"/>
        </w:rPr>
      </w:pPr>
      <w:r>
        <w:rPr>
          <w:b/>
          <w:bCs/>
          <w:color w:val="FF0000"/>
          <w:sz w:val="24"/>
          <w:szCs w:val="24"/>
          <w:lang w:val="kk-KZ"/>
        </w:rPr>
        <w:t xml:space="preserve"> </w:t>
      </w:r>
      <w:r>
        <w:rPr>
          <w:b/>
          <w:bCs/>
          <w:color w:val="FF0000"/>
          <w:sz w:val="24"/>
          <w:szCs w:val="24"/>
          <w:lang w:val="kk-KZ"/>
        </w:rPr>
        <w:tab/>
      </w:r>
      <w:r w:rsidR="002565B9" w:rsidRPr="002C55CA">
        <w:rPr>
          <w:b/>
          <w:bCs/>
          <w:color w:val="FF0000"/>
          <w:sz w:val="24"/>
          <w:szCs w:val="24"/>
          <w:highlight w:val="yellow"/>
          <w:lang w:val="kk-KZ"/>
        </w:rPr>
        <w:t>Примечание</w:t>
      </w:r>
      <w:r w:rsidR="006026A3" w:rsidRPr="002C55CA">
        <w:rPr>
          <w:b/>
          <w:bCs/>
          <w:color w:val="FF0000"/>
          <w:sz w:val="24"/>
          <w:szCs w:val="24"/>
          <w:highlight w:val="yellow"/>
          <w:lang w:val="kk-KZ"/>
        </w:rPr>
        <w:t xml:space="preserve"> 1</w:t>
      </w:r>
      <w:r w:rsidR="002565B9" w:rsidRPr="002C55CA">
        <w:rPr>
          <w:b/>
          <w:bCs/>
          <w:color w:val="FF0000"/>
          <w:sz w:val="24"/>
          <w:szCs w:val="24"/>
          <w:highlight w:val="yellow"/>
          <w:lang w:val="kk-KZ"/>
        </w:rPr>
        <w:t xml:space="preserve">: </w:t>
      </w:r>
      <w:r w:rsidR="002565B9"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>За классификатор КМГ несет полную ответственность Специалисты НСИ и Руководитель службы НСИ. При создании группы/подгруппы/класса</w:t>
      </w:r>
      <w:r w:rsidR="00421B21"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 xml:space="preserve"> </w:t>
      </w:r>
      <w:r w:rsidR="002565B9"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>(шаблона)</w:t>
      </w:r>
      <w:r w:rsidR="006026A3"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 xml:space="preserve"> нужно соблюдать логику</w:t>
      </w:r>
      <w:del w:id="54" w:author="d.nurshubayev" w:date="2021-04-07T12:47:00Z">
        <w:r w:rsidR="006026A3" w:rsidRPr="002C55CA" w:rsidDel="002B1B31">
          <w:rPr>
            <w:b/>
            <w:bCs/>
            <w:color w:val="000000" w:themeColor="text1"/>
            <w:sz w:val="24"/>
            <w:szCs w:val="24"/>
            <w:highlight w:val="yellow"/>
            <w:lang w:val="kk-KZ"/>
          </w:rPr>
          <w:delText xml:space="preserve"> логику</w:delText>
        </w:r>
      </w:del>
      <w:r w:rsidR="006026A3"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 xml:space="preserve"> формирования иерархии классификатора </w:t>
      </w:r>
      <w:r w:rsidR="006026A3" w:rsidRPr="002C55CA">
        <w:rPr>
          <w:b/>
          <w:bCs/>
          <w:color w:val="000000" w:themeColor="text1"/>
          <w:sz w:val="24"/>
          <w:szCs w:val="24"/>
          <w:highlight w:val="yellow"/>
        </w:rPr>
        <w:t>(особенно при присвоени</w:t>
      </w:r>
      <w:r w:rsidR="00421B21" w:rsidRPr="002C55CA">
        <w:rPr>
          <w:b/>
          <w:bCs/>
          <w:color w:val="000000" w:themeColor="text1"/>
          <w:sz w:val="24"/>
          <w:szCs w:val="24"/>
          <w:highlight w:val="yellow"/>
        </w:rPr>
        <w:t>и</w:t>
      </w:r>
      <w:r w:rsidR="006026A3" w:rsidRPr="002C55CA">
        <w:rPr>
          <w:b/>
          <w:bCs/>
          <w:color w:val="000000" w:themeColor="text1"/>
          <w:sz w:val="24"/>
          <w:szCs w:val="24"/>
          <w:highlight w:val="yellow"/>
        </w:rPr>
        <w:t xml:space="preserve"> кода для групп/подгрупп/классов)</w:t>
      </w:r>
      <w:r w:rsidR="006026A3"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>.</w:t>
      </w:r>
    </w:p>
    <w:p w14:paraId="2B9DEBA8" w14:textId="300B3598" w:rsidR="006026A3" w:rsidRPr="00514423" w:rsidRDefault="006026A3" w:rsidP="009B782C">
      <w:pPr>
        <w:ind w:firstLine="567"/>
        <w:jc w:val="both"/>
        <w:rPr>
          <w:b/>
          <w:bCs/>
          <w:color w:val="000000" w:themeColor="text1"/>
          <w:sz w:val="24"/>
          <w:szCs w:val="24"/>
        </w:rPr>
      </w:pPr>
      <w:r w:rsidRPr="002C55CA">
        <w:rPr>
          <w:b/>
          <w:bCs/>
          <w:color w:val="FF0000"/>
          <w:sz w:val="24"/>
          <w:szCs w:val="24"/>
          <w:highlight w:val="yellow"/>
          <w:lang w:val="kk-KZ"/>
        </w:rPr>
        <w:t>Примечание 2:</w:t>
      </w:r>
      <w:r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 xml:space="preserve"> </w:t>
      </w:r>
      <w:r w:rsidRPr="002C55CA">
        <w:rPr>
          <w:b/>
          <w:bCs/>
          <w:color w:val="000000" w:themeColor="text1"/>
          <w:sz w:val="24"/>
          <w:szCs w:val="24"/>
          <w:highlight w:val="yellow"/>
        </w:rPr>
        <w:t>При создании класса</w:t>
      </w:r>
      <w:r w:rsidR="00421B21" w:rsidRPr="002C55CA">
        <w:rPr>
          <w:b/>
          <w:bCs/>
          <w:color w:val="000000" w:themeColor="text1"/>
          <w:sz w:val="24"/>
          <w:szCs w:val="24"/>
          <w:highlight w:val="yellow"/>
        </w:rPr>
        <w:t xml:space="preserve"> </w:t>
      </w:r>
      <w:r w:rsidRPr="002C55CA">
        <w:rPr>
          <w:b/>
          <w:bCs/>
          <w:color w:val="000000" w:themeColor="text1"/>
          <w:sz w:val="24"/>
          <w:szCs w:val="24"/>
          <w:highlight w:val="yellow"/>
        </w:rPr>
        <w:t>(</w:t>
      </w:r>
      <w:r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>шаблона</w:t>
      </w:r>
      <w:r w:rsidRPr="002C55CA">
        <w:rPr>
          <w:b/>
          <w:bCs/>
          <w:color w:val="000000" w:themeColor="text1"/>
          <w:sz w:val="24"/>
          <w:szCs w:val="24"/>
          <w:highlight w:val="yellow"/>
        </w:rPr>
        <w:t>)</w:t>
      </w:r>
      <w:r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 xml:space="preserve"> в Инструменте</w:t>
      </w:r>
      <w:r w:rsidRPr="002C55CA">
        <w:rPr>
          <w:b/>
          <w:bCs/>
          <w:color w:val="000000" w:themeColor="text1"/>
          <w:sz w:val="24"/>
          <w:szCs w:val="24"/>
          <w:highlight w:val="yellow"/>
        </w:rPr>
        <w:t xml:space="preserve"> нужно соблюдать также требования </w:t>
      </w:r>
      <w:r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>документа «</w:t>
      </w:r>
      <w:r w:rsidRPr="002C55CA">
        <w:rPr>
          <w:b/>
          <w:bCs/>
          <w:sz w:val="24"/>
          <w:szCs w:val="24"/>
          <w:highlight w:val="yellow"/>
          <w:lang w:val="kk-KZ"/>
        </w:rPr>
        <w:t>Правила ведения записей</w:t>
      </w:r>
      <w:r w:rsidRPr="002C55CA">
        <w:rPr>
          <w:b/>
          <w:bCs/>
          <w:color w:val="000000" w:themeColor="text1"/>
          <w:sz w:val="24"/>
          <w:szCs w:val="24"/>
          <w:highlight w:val="yellow"/>
          <w:lang w:val="kk-KZ"/>
        </w:rPr>
        <w:t>»</w:t>
      </w:r>
      <w:bookmarkStart w:id="55" w:name="_GoBack"/>
      <w:bookmarkEnd w:id="55"/>
    </w:p>
    <w:p w14:paraId="43079E60" w14:textId="1653A5CA" w:rsidR="00890C75" w:rsidRPr="00514423" w:rsidRDefault="00890C75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220BFE51" w14:textId="26004CA3" w:rsidR="00890C75" w:rsidRPr="00514423" w:rsidRDefault="002565B9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r w:rsidRPr="00514423">
        <w:rPr>
          <w:b/>
          <w:bCs/>
          <w:color w:val="000000" w:themeColor="text1"/>
          <w:lang w:val="kk-KZ"/>
        </w:rPr>
        <w:t xml:space="preserve"> </w:t>
      </w:r>
      <w:bookmarkStart w:id="56" w:name="_Toc68683251"/>
      <w:r w:rsidR="00D21D7F">
        <w:rPr>
          <w:b/>
          <w:bCs/>
          <w:color w:val="000000" w:themeColor="text1"/>
        </w:rPr>
        <w:t>Работа</w:t>
      </w:r>
      <w:r w:rsidR="00890C75" w:rsidRPr="00514423">
        <w:rPr>
          <w:b/>
          <w:bCs/>
          <w:color w:val="000000" w:themeColor="text1"/>
          <w:lang w:val="kk-KZ"/>
        </w:rPr>
        <w:t xml:space="preserve"> с параметрами номенклатуры</w:t>
      </w:r>
      <w:r w:rsidR="00514423">
        <w:rPr>
          <w:b/>
          <w:bCs/>
          <w:color w:val="000000" w:themeColor="text1"/>
          <w:lang w:val="kk-KZ"/>
        </w:rPr>
        <w:t xml:space="preserve">/ </w:t>
      </w:r>
      <w:r w:rsidR="00514423" w:rsidRPr="00514423">
        <w:rPr>
          <w:b/>
          <w:bCs/>
          <w:color w:val="000000" w:themeColor="text1"/>
          <w:lang w:val="kk-KZ"/>
        </w:rPr>
        <w:t>Working with item parameters</w:t>
      </w:r>
      <w:bookmarkEnd w:id="56"/>
    </w:p>
    <w:p w14:paraId="08FED162" w14:textId="77777777" w:rsidR="00D2651C" w:rsidRDefault="00D2651C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4EDF6882" w14:textId="6C5B6356" w:rsidR="00890C75" w:rsidRPr="00514423" w:rsidRDefault="002565B9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 xml:space="preserve">В </w:t>
      </w:r>
      <w:r w:rsidR="00421B21">
        <w:rPr>
          <w:color w:val="000000" w:themeColor="text1"/>
          <w:sz w:val="24"/>
          <w:szCs w:val="24"/>
          <w:lang w:val="kk-KZ"/>
        </w:rPr>
        <w:t>параметрах номенклатуры содержат</w:t>
      </w:r>
      <w:r w:rsidRPr="00514423">
        <w:rPr>
          <w:color w:val="000000" w:themeColor="text1"/>
          <w:sz w:val="24"/>
          <w:szCs w:val="24"/>
          <w:lang w:val="kk-KZ"/>
        </w:rPr>
        <w:t>ся атрибуты шаблонов, значения атрибутов и ЕИ</w:t>
      </w:r>
      <w:r w:rsidR="00421B21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привязанные </w:t>
      </w:r>
      <w:r w:rsidR="00421B21">
        <w:rPr>
          <w:color w:val="000000" w:themeColor="text1"/>
          <w:sz w:val="24"/>
          <w:szCs w:val="24"/>
          <w:lang w:val="kk-KZ"/>
        </w:rPr>
        <w:t xml:space="preserve">к </w:t>
      </w:r>
      <w:r w:rsidRPr="00514423">
        <w:rPr>
          <w:color w:val="000000" w:themeColor="text1"/>
          <w:sz w:val="24"/>
          <w:szCs w:val="24"/>
          <w:lang w:val="kk-KZ"/>
        </w:rPr>
        <w:t>атрибут</w:t>
      </w:r>
      <w:r w:rsidR="00421B21">
        <w:rPr>
          <w:color w:val="000000" w:themeColor="text1"/>
          <w:sz w:val="24"/>
          <w:szCs w:val="24"/>
          <w:lang w:val="kk-KZ"/>
        </w:rPr>
        <w:t>ам</w:t>
      </w:r>
      <w:r w:rsidRPr="00514423">
        <w:rPr>
          <w:color w:val="000000" w:themeColor="text1"/>
          <w:sz w:val="24"/>
          <w:szCs w:val="24"/>
          <w:lang w:val="kk-KZ"/>
        </w:rPr>
        <w:t xml:space="preserve"> ввиде справочника.</w:t>
      </w:r>
    </w:p>
    <w:p w14:paraId="24D19C10" w14:textId="6DE243AB" w:rsidR="002565B9" w:rsidRPr="00514423" w:rsidRDefault="002565B9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В случае если нужно создать атрибут</w:t>
      </w:r>
      <w:r w:rsidR="00421B21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вы можете зайти в параметры номенклатуры в главном интерфейсе или через сво</w:t>
      </w:r>
      <w:r w:rsidR="00421B21">
        <w:rPr>
          <w:color w:val="000000" w:themeColor="text1"/>
          <w:sz w:val="24"/>
          <w:szCs w:val="24"/>
          <w:lang w:val="kk-KZ"/>
        </w:rPr>
        <w:t>й</w:t>
      </w:r>
      <w:r w:rsidRPr="00514423">
        <w:rPr>
          <w:color w:val="000000" w:themeColor="text1"/>
          <w:sz w:val="24"/>
          <w:szCs w:val="24"/>
          <w:lang w:val="kk-KZ"/>
        </w:rPr>
        <w:t xml:space="preserve">ства класса </w:t>
      </w:r>
      <w:r w:rsidRPr="00514423">
        <w:rPr>
          <w:color w:val="000000" w:themeColor="text1"/>
          <w:sz w:val="24"/>
          <w:szCs w:val="24"/>
        </w:rPr>
        <w:t xml:space="preserve">(шаблона) нажимая на ссылку </w:t>
      </w:r>
      <w:r w:rsidRPr="00514423">
        <w:rPr>
          <w:color w:val="000000" w:themeColor="text1"/>
          <w:sz w:val="24"/>
          <w:szCs w:val="24"/>
          <w:lang w:val="kk-KZ"/>
        </w:rPr>
        <w:t>«Показать все» как описано в п. 6.10. Далее после перехода в раздел «Параметры номенклатуры» нажимаете кнопку «Создать». После откроется окно создания атрибута.  Дал</w:t>
      </w:r>
      <w:r w:rsidR="00421B21">
        <w:rPr>
          <w:color w:val="000000" w:themeColor="text1"/>
          <w:sz w:val="24"/>
          <w:szCs w:val="24"/>
          <w:lang w:val="kk-KZ"/>
        </w:rPr>
        <w:t>ее необходимо</w:t>
      </w:r>
      <w:r w:rsidRPr="00514423">
        <w:rPr>
          <w:color w:val="000000" w:themeColor="text1"/>
          <w:sz w:val="24"/>
          <w:szCs w:val="24"/>
          <w:lang w:val="kk-KZ"/>
        </w:rPr>
        <w:t xml:space="preserve"> </w:t>
      </w:r>
      <w:r w:rsidR="00421B21">
        <w:rPr>
          <w:color w:val="000000" w:themeColor="text1"/>
          <w:sz w:val="24"/>
          <w:szCs w:val="24"/>
          <w:lang w:val="kk-KZ"/>
        </w:rPr>
        <w:t>написать</w:t>
      </w:r>
      <w:r w:rsidRPr="00514423">
        <w:rPr>
          <w:color w:val="000000" w:themeColor="text1"/>
          <w:sz w:val="24"/>
          <w:szCs w:val="24"/>
          <w:lang w:val="kk-KZ"/>
        </w:rPr>
        <w:t xml:space="preserve"> наименование атрибута и </w:t>
      </w:r>
      <w:r w:rsidR="00421B21">
        <w:rPr>
          <w:color w:val="000000" w:themeColor="text1"/>
          <w:sz w:val="24"/>
          <w:szCs w:val="24"/>
          <w:lang w:val="kk-KZ"/>
        </w:rPr>
        <w:t xml:space="preserve">указать </w:t>
      </w:r>
      <w:r w:rsidRPr="00514423">
        <w:rPr>
          <w:color w:val="000000" w:themeColor="text1"/>
          <w:sz w:val="24"/>
          <w:szCs w:val="24"/>
          <w:lang w:val="kk-KZ"/>
        </w:rPr>
        <w:t xml:space="preserve">идентификатор </w:t>
      </w:r>
      <w:r w:rsidRPr="00514423">
        <w:rPr>
          <w:color w:val="000000" w:themeColor="text1"/>
          <w:sz w:val="24"/>
          <w:szCs w:val="24"/>
        </w:rPr>
        <w:t>(символ атрибута)</w:t>
      </w:r>
      <w:r w:rsidR="00421B21">
        <w:rPr>
          <w:color w:val="000000" w:themeColor="text1"/>
          <w:sz w:val="24"/>
          <w:szCs w:val="24"/>
        </w:rPr>
        <w:t xml:space="preserve"> </w:t>
      </w:r>
      <w:r w:rsidRPr="00514423">
        <w:rPr>
          <w:color w:val="000000" w:themeColor="text1"/>
          <w:sz w:val="24"/>
          <w:szCs w:val="24"/>
          <w:lang w:val="kk-KZ"/>
        </w:rPr>
        <w:t xml:space="preserve">если </w:t>
      </w:r>
      <w:r w:rsidR="00421B21">
        <w:rPr>
          <w:color w:val="000000" w:themeColor="text1"/>
          <w:sz w:val="24"/>
          <w:szCs w:val="24"/>
          <w:lang w:val="kk-KZ"/>
        </w:rPr>
        <w:t xml:space="preserve">он </w:t>
      </w:r>
      <w:r w:rsidRPr="00514423">
        <w:rPr>
          <w:color w:val="000000" w:themeColor="text1"/>
          <w:sz w:val="24"/>
          <w:szCs w:val="24"/>
          <w:lang w:val="kk-KZ"/>
        </w:rPr>
        <w:t>нужен.</w:t>
      </w:r>
    </w:p>
    <w:p w14:paraId="2C538B41" w14:textId="58201DF4" w:rsidR="002565B9" w:rsidRPr="00514423" w:rsidRDefault="002565B9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32697249" wp14:editId="75DD4444">
            <wp:extent cx="3803650" cy="1973447"/>
            <wp:effectExtent l="0" t="0" r="635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9229" cy="197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EBD6" w14:textId="4AD8F41C" w:rsidR="006026A3" w:rsidRPr="00514423" w:rsidRDefault="006026A3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Также если необходимо для атрибута присвоит</w:t>
      </w:r>
      <w:r w:rsidR="00421B21">
        <w:rPr>
          <w:color w:val="000000" w:themeColor="text1"/>
          <w:sz w:val="24"/>
          <w:szCs w:val="24"/>
          <w:lang w:val="kk-KZ"/>
        </w:rPr>
        <w:t>ь</w:t>
      </w:r>
      <w:r w:rsidRPr="00514423">
        <w:rPr>
          <w:color w:val="000000" w:themeColor="text1"/>
          <w:sz w:val="24"/>
          <w:szCs w:val="24"/>
          <w:lang w:val="kk-KZ"/>
        </w:rPr>
        <w:t xml:space="preserve"> ЕИ</w:t>
      </w:r>
      <w:r w:rsidR="00421B21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нажимаете кнопку «Добавить» и выбираете ЕИ из списке рекомендации. Можно привязать </w:t>
      </w:r>
      <w:r w:rsidR="00421B21">
        <w:rPr>
          <w:color w:val="000000" w:themeColor="text1"/>
          <w:sz w:val="24"/>
          <w:szCs w:val="24"/>
          <w:lang w:val="kk-KZ"/>
        </w:rPr>
        <w:t xml:space="preserve">к </w:t>
      </w:r>
      <w:r w:rsidRPr="00514423">
        <w:rPr>
          <w:color w:val="000000" w:themeColor="text1"/>
          <w:sz w:val="24"/>
          <w:szCs w:val="24"/>
          <w:lang w:val="kk-KZ"/>
        </w:rPr>
        <w:t>атрибуту несколько ЕИ.</w:t>
      </w:r>
    </w:p>
    <w:p w14:paraId="2EA5963C" w14:textId="7ECA51BB" w:rsidR="006026A3" w:rsidRPr="00514423" w:rsidRDefault="006026A3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55E5313A" wp14:editId="656F3351">
            <wp:extent cx="6120765" cy="4055745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7503" w14:textId="71C7F268" w:rsidR="006026A3" w:rsidRPr="00514423" w:rsidRDefault="00E4585D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Можно создать значения для атрибута в разделе «Значения параметров». Для создания значения нажимаете на кнопку «Создать». Указываете описание значения и выбираете шаблон</w:t>
      </w:r>
      <w:r w:rsidR="00E366ED">
        <w:rPr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color w:val="000000" w:themeColor="text1"/>
          <w:sz w:val="24"/>
          <w:szCs w:val="24"/>
        </w:rPr>
        <w:t>(то есть выбираете какому шаблону относится это значение)</w:t>
      </w:r>
      <w:r w:rsidRPr="00514423">
        <w:rPr>
          <w:color w:val="000000" w:themeColor="text1"/>
          <w:sz w:val="24"/>
          <w:szCs w:val="24"/>
          <w:lang w:val="kk-KZ"/>
        </w:rPr>
        <w:t>. Далее для создания значения в списке нажимаете записать и закрыть.</w:t>
      </w:r>
    </w:p>
    <w:p w14:paraId="5508A9A9" w14:textId="3BB63561" w:rsidR="00E4585D" w:rsidRPr="00514423" w:rsidRDefault="00E4585D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743CDC56" wp14:editId="3A8FDA4B">
            <wp:extent cx="4438175" cy="215900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1047" cy="21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A4AD" w14:textId="77777777" w:rsidR="00E4585D" w:rsidRPr="00514423" w:rsidRDefault="00E4585D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79352617" w14:textId="3F1A02A8" w:rsidR="006026A3" w:rsidRPr="00514423" w:rsidRDefault="0077290B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en-US"/>
        </w:rPr>
      </w:pPr>
      <w:r w:rsidRPr="00514423">
        <w:rPr>
          <w:b/>
          <w:bCs/>
          <w:color w:val="000000" w:themeColor="text1"/>
          <w:lang w:val="en-US"/>
        </w:rPr>
        <w:t xml:space="preserve"> </w:t>
      </w:r>
      <w:bookmarkStart w:id="57" w:name="_Toc68683252"/>
      <w:r w:rsidRPr="00514423">
        <w:rPr>
          <w:b/>
          <w:bCs/>
          <w:color w:val="000000" w:themeColor="text1"/>
          <w:lang w:val="kk-KZ"/>
        </w:rPr>
        <w:t>Работа со словарем сокращения</w:t>
      </w:r>
      <w:r w:rsidR="00514423">
        <w:rPr>
          <w:b/>
          <w:bCs/>
          <w:color w:val="000000" w:themeColor="text1"/>
          <w:lang w:val="kk-KZ"/>
        </w:rPr>
        <w:t xml:space="preserve">/ </w:t>
      </w:r>
      <w:r w:rsidR="00514423" w:rsidRPr="00514423">
        <w:rPr>
          <w:b/>
          <w:bCs/>
          <w:color w:val="000000" w:themeColor="text1"/>
          <w:lang w:val="kk-KZ"/>
        </w:rPr>
        <w:t>Working with the abbreviation dictionary</w:t>
      </w:r>
      <w:bookmarkEnd w:id="57"/>
    </w:p>
    <w:p w14:paraId="6162307C" w14:textId="77777777" w:rsidR="00D2651C" w:rsidRDefault="00D2651C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23A53621" w14:textId="7CC9B643" w:rsidR="006026A3" w:rsidRPr="00514423" w:rsidRDefault="0077290B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Для добавления значения в словарь сокращения нужно нажать кнопку «Создать» в словаре сокращений.</w:t>
      </w:r>
    </w:p>
    <w:p w14:paraId="3E80A886" w14:textId="67C50729" w:rsidR="008304A2" w:rsidRPr="00514423" w:rsidRDefault="0077290B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Далее откроется окно создания</w:t>
      </w:r>
      <w:r w:rsidR="00E366ED">
        <w:rPr>
          <w:color w:val="000000" w:themeColor="text1"/>
          <w:sz w:val="24"/>
          <w:szCs w:val="24"/>
          <w:lang w:val="kk-KZ"/>
        </w:rPr>
        <w:t xml:space="preserve">, где </w:t>
      </w:r>
      <w:r w:rsidR="008304A2" w:rsidRPr="00514423">
        <w:rPr>
          <w:color w:val="000000" w:themeColor="text1"/>
          <w:sz w:val="24"/>
          <w:szCs w:val="24"/>
          <w:lang w:val="kk-KZ"/>
        </w:rPr>
        <w:t>в поле наименование указываете основное слово</w:t>
      </w:r>
      <w:r w:rsidR="00E366ED">
        <w:rPr>
          <w:color w:val="000000" w:themeColor="text1"/>
          <w:sz w:val="24"/>
          <w:szCs w:val="24"/>
          <w:lang w:val="kk-KZ"/>
        </w:rPr>
        <w:t>. В</w:t>
      </w:r>
      <w:r w:rsidR="008304A2" w:rsidRPr="00514423">
        <w:rPr>
          <w:color w:val="000000" w:themeColor="text1"/>
          <w:sz w:val="24"/>
          <w:szCs w:val="24"/>
          <w:lang w:val="kk-KZ"/>
        </w:rPr>
        <w:t>низу вместе с основным словом также указываете варианты его склонения. В поле сокращение пишется сокращение слов</w:t>
      </w:r>
      <w:r w:rsidR="00E366ED">
        <w:rPr>
          <w:color w:val="000000" w:themeColor="text1"/>
          <w:sz w:val="24"/>
          <w:szCs w:val="24"/>
          <w:lang w:val="kk-KZ"/>
        </w:rPr>
        <w:t>а</w:t>
      </w:r>
      <w:r w:rsidR="008304A2" w:rsidRPr="00514423">
        <w:rPr>
          <w:color w:val="000000" w:themeColor="text1"/>
          <w:sz w:val="24"/>
          <w:szCs w:val="24"/>
          <w:lang w:val="kk-KZ"/>
        </w:rPr>
        <w:t xml:space="preserve">. После нажимаете записать и закрыть. Ниже </w:t>
      </w:r>
      <w:r w:rsidR="00E366ED">
        <w:rPr>
          <w:color w:val="000000" w:themeColor="text1"/>
          <w:sz w:val="24"/>
          <w:szCs w:val="24"/>
          <w:lang w:val="kk-KZ"/>
        </w:rPr>
        <w:t>на</w:t>
      </w:r>
      <w:r w:rsidR="008304A2" w:rsidRPr="00514423">
        <w:rPr>
          <w:color w:val="000000" w:themeColor="text1"/>
          <w:sz w:val="24"/>
          <w:szCs w:val="24"/>
          <w:lang w:val="kk-KZ"/>
        </w:rPr>
        <w:t xml:space="preserve"> картинке показан</w:t>
      </w:r>
      <w:r w:rsidR="00E366ED">
        <w:rPr>
          <w:color w:val="000000" w:themeColor="text1"/>
          <w:sz w:val="24"/>
          <w:szCs w:val="24"/>
          <w:lang w:val="kk-KZ"/>
        </w:rPr>
        <w:t>о</w:t>
      </w:r>
      <w:r w:rsidR="008304A2" w:rsidRPr="00514423">
        <w:rPr>
          <w:color w:val="000000" w:themeColor="text1"/>
          <w:sz w:val="24"/>
          <w:szCs w:val="24"/>
          <w:lang w:val="kk-KZ"/>
        </w:rPr>
        <w:t xml:space="preserve"> как это выглядит в интерфейсе Инструмента.</w:t>
      </w:r>
    </w:p>
    <w:p w14:paraId="4E445DE5" w14:textId="09BDB37B" w:rsidR="008304A2" w:rsidRPr="00514423" w:rsidRDefault="008304A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lastRenderedPageBreak/>
        <w:drawing>
          <wp:inline distT="0" distB="0" distL="0" distR="0" wp14:anchorId="5EACA103" wp14:editId="7516158A">
            <wp:extent cx="4948651" cy="256032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9033" cy="25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3D64" w14:textId="3B9A8EA0" w:rsidR="008304A2" w:rsidRPr="00514423" w:rsidRDefault="008304A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Также в случае если во время работы со старыми записями в случае необходимости добавления значений в словарь сокращений нужно нажать на кнопку «Открыть в словарь скоращений» в карточке новой записи.</w:t>
      </w:r>
    </w:p>
    <w:p w14:paraId="3E241EEB" w14:textId="3E1CBD35" w:rsidR="008304A2" w:rsidRPr="00514423" w:rsidRDefault="008304A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6F93621C" wp14:editId="273CAC23">
            <wp:extent cx="4640580" cy="2379266"/>
            <wp:effectExtent l="0" t="0" r="762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7201" cy="238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86C0" w14:textId="77777777" w:rsidR="008304A2" w:rsidRPr="00514423" w:rsidRDefault="008304A2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4FDFCF4A" w14:textId="77777777" w:rsidR="006026A3" w:rsidRPr="00514423" w:rsidRDefault="006026A3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49C32701" w14:textId="77777777" w:rsidR="008304A2" w:rsidRPr="00514423" w:rsidRDefault="008304A2" w:rsidP="009B782C">
      <w:pPr>
        <w:pStyle w:val="aff4"/>
        <w:ind w:left="0" w:firstLine="567"/>
        <w:jc w:val="both"/>
        <w:rPr>
          <w:color w:val="000000" w:themeColor="text1"/>
        </w:rPr>
      </w:pPr>
    </w:p>
    <w:p w14:paraId="731A43D6" w14:textId="185D6983" w:rsidR="008304A2" w:rsidRPr="00514423" w:rsidRDefault="00D21D7F" w:rsidP="00136C94">
      <w:pPr>
        <w:pStyle w:val="aff4"/>
        <w:numPr>
          <w:ilvl w:val="1"/>
          <w:numId w:val="36"/>
        </w:numPr>
        <w:ind w:left="0" w:firstLine="567"/>
        <w:jc w:val="both"/>
        <w:outlineLvl w:val="1"/>
        <w:rPr>
          <w:b/>
          <w:bCs/>
          <w:color w:val="000000" w:themeColor="text1"/>
          <w:lang w:val="kk-KZ"/>
        </w:rPr>
      </w:pPr>
      <w:bookmarkStart w:id="58" w:name="_Toc68683253"/>
      <w:r>
        <w:rPr>
          <w:b/>
          <w:bCs/>
          <w:color w:val="000000" w:themeColor="text1"/>
        </w:rPr>
        <w:t>Системные</w:t>
      </w:r>
      <w:r w:rsidR="008304A2" w:rsidRPr="00514423">
        <w:rPr>
          <w:b/>
          <w:bCs/>
          <w:color w:val="000000" w:themeColor="text1"/>
          <w:lang w:val="kk-KZ"/>
        </w:rPr>
        <w:t xml:space="preserve"> правила формирования наименования</w:t>
      </w:r>
      <w:r w:rsidR="00514423">
        <w:rPr>
          <w:b/>
          <w:bCs/>
          <w:color w:val="000000" w:themeColor="text1"/>
          <w:lang w:val="kk-KZ"/>
        </w:rPr>
        <w:t xml:space="preserve">/ </w:t>
      </w:r>
      <w:r w:rsidR="00514423" w:rsidRPr="00514423">
        <w:rPr>
          <w:b/>
          <w:bCs/>
          <w:color w:val="000000" w:themeColor="text1"/>
          <w:lang w:val="kk-KZ"/>
        </w:rPr>
        <w:t>System rules for the formation of the name</w:t>
      </w:r>
      <w:bookmarkEnd w:id="58"/>
    </w:p>
    <w:p w14:paraId="40A2904E" w14:textId="77777777" w:rsidR="00D2651C" w:rsidRDefault="00D2651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7CABAC6A" w14:textId="38661E3B" w:rsidR="008304A2" w:rsidRPr="00514423" w:rsidRDefault="00BB6013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По умолчанию в краткое наименование не попадает ЕИ атриб</w:t>
      </w:r>
      <w:r w:rsidR="00E23E6D" w:rsidRPr="00514423">
        <w:rPr>
          <w:color w:val="000000" w:themeColor="text1"/>
          <w:lang w:val="kk-KZ"/>
        </w:rPr>
        <w:t>утов и символ атрибута</w:t>
      </w:r>
      <w:r w:rsidRPr="00514423">
        <w:rPr>
          <w:color w:val="000000" w:themeColor="text1"/>
          <w:lang w:val="kk-KZ"/>
        </w:rPr>
        <w:t>. В полно</w:t>
      </w:r>
      <w:r w:rsidR="00E23E6D" w:rsidRPr="00514423">
        <w:rPr>
          <w:color w:val="000000" w:themeColor="text1"/>
          <w:lang w:val="kk-KZ"/>
        </w:rPr>
        <w:t>е</w:t>
      </w:r>
      <w:r w:rsidRPr="00514423">
        <w:rPr>
          <w:color w:val="000000" w:themeColor="text1"/>
          <w:lang w:val="kk-KZ"/>
        </w:rPr>
        <w:t xml:space="preserve"> наименование </w:t>
      </w:r>
      <w:r w:rsidR="00E23E6D" w:rsidRPr="00514423">
        <w:rPr>
          <w:color w:val="000000" w:themeColor="text1"/>
          <w:lang w:val="kk-KZ"/>
        </w:rPr>
        <w:t xml:space="preserve">символ по умолчанию не попадает, а </w:t>
      </w:r>
      <w:r w:rsidRPr="00514423">
        <w:rPr>
          <w:color w:val="000000" w:themeColor="text1"/>
          <w:lang w:val="kk-KZ"/>
        </w:rPr>
        <w:t xml:space="preserve">ЕИ </w:t>
      </w:r>
      <w:r w:rsidR="00E23E6D" w:rsidRPr="00514423">
        <w:rPr>
          <w:color w:val="000000" w:themeColor="text1"/>
          <w:lang w:val="kk-KZ"/>
        </w:rPr>
        <w:t>попадает по следующим правилам:</w:t>
      </w:r>
    </w:p>
    <w:p w14:paraId="40199483" w14:textId="40A99166" w:rsidR="00E23E6D" w:rsidRPr="00514423" w:rsidRDefault="00E23E6D" w:rsidP="009B782C">
      <w:pPr>
        <w:pStyle w:val="aff4"/>
        <w:numPr>
          <w:ilvl w:val="0"/>
          <w:numId w:val="45"/>
        </w:numPr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Если после атрибута заложен символ "х"; "-"; "/" и др., то единица измерения не ставится. Ниже</w:t>
      </w:r>
      <w:r w:rsidR="00E366ED">
        <w:rPr>
          <w:color w:val="000000" w:themeColor="text1"/>
          <w:lang w:val="kk-KZ"/>
        </w:rPr>
        <w:t xml:space="preserve"> на</w:t>
      </w:r>
      <w:r w:rsidRPr="00514423">
        <w:rPr>
          <w:color w:val="000000" w:themeColor="text1"/>
          <w:lang w:val="kk-KZ"/>
        </w:rPr>
        <w:t xml:space="preserve"> картинке показан</w:t>
      </w:r>
      <w:r w:rsidR="00E366ED">
        <w:rPr>
          <w:color w:val="000000" w:themeColor="text1"/>
          <w:lang w:val="kk-KZ"/>
        </w:rPr>
        <w:t xml:space="preserve"> п</w:t>
      </w:r>
      <w:r w:rsidRPr="00514423">
        <w:rPr>
          <w:color w:val="000000" w:themeColor="text1"/>
          <w:lang w:val="kk-KZ"/>
        </w:rPr>
        <w:t>ример.</w:t>
      </w:r>
    </w:p>
    <w:p w14:paraId="7BEC4FC3" w14:textId="29539DC8" w:rsidR="00E23E6D" w:rsidRPr="00514423" w:rsidRDefault="00E23E6D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61497AB5" wp14:editId="7BAFFB96">
            <wp:extent cx="4932045" cy="1788819"/>
            <wp:effectExtent l="0" t="0" r="1905" b="1905"/>
            <wp:docPr id="14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CDB60F7F-AB3C-4016-A6C8-1A62F42642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CDB60F7F-AB3C-4016-A6C8-1A62F42642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1779" cy="17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D7E7" w14:textId="321BFACC" w:rsidR="00E23E6D" w:rsidRPr="00514423" w:rsidRDefault="00E23E6D" w:rsidP="009B782C">
      <w:pPr>
        <w:pStyle w:val="aff4"/>
        <w:numPr>
          <w:ilvl w:val="0"/>
          <w:numId w:val="45"/>
        </w:numPr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lastRenderedPageBreak/>
        <w:t xml:space="preserve">Если в атрибутах используется разная ЕИ, то ЕИ после значения атрибута, не ставится в полном наименовании. Ниже </w:t>
      </w:r>
      <w:r w:rsidR="00E366ED">
        <w:rPr>
          <w:color w:val="000000" w:themeColor="text1"/>
          <w:lang w:val="kk-KZ"/>
        </w:rPr>
        <w:t>на</w:t>
      </w:r>
      <w:r w:rsidRPr="00514423">
        <w:rPr>
          <w:color w:val="000000" w:themeColor="text1"/>
          <w:lang w:val="kk-KZ"/>
        </w:rPr>
        <w:t xml:space="preserve"> картинке показан пример.</w:t>
      </w:r>
    </w:p>
    <w:p w14:paraId="0FC2F719" w14:textId="0DA90A96" w:rsidR="00E23E6D" w:rsidRPr="00514423" w:rsidRDefault="00E23E6D" w:rsidP="009B782C">
      <w:pPr>
        <w:pStyle w:val="aff4"/>
        <w:ind w:left="0" w:firstLine="567"/>
        <w:jc w:val="both"/>
        <w:rPr>
          <w:b/>
          <w:bCs/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77FD16B3" wp14:editId="2A9E156F">
            <wp:extent cx="3548843" cy="1889760"/>
            <wp:effectExtent l="0" t="0" r="0" b="0"/>
            <wp:docPr id="1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674C3B9-4181-4AE5-87E9-3D768270F9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674C3B9-4181-4AE5-87E9-3D768270F9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6673" cy="18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ED38" w14:textId="34D0EEC0" w:rsidR="00E23E6D" w:rsidRPr="00514423" w:rsidRDefault="00E23E6D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Добавление признака использования ЕИ и символа атрибута</w:t>
      </w:r>
      <w:r w:rsidR="00E366ED">
        <w:rPr>
          <w:color w:val="000000" w:themeColor="text1"/>
          <w:sz w:val="24"/>
          <w:szCs w:val="24"/>
          <w:lang w:val="kk-KZ"/>
        </w:rPr>
        <w:t xml:space="preserve"> </w:t>
      </w:r>
      <w:r w:rsidRPr="00514423">
        <w:rPr>
          <w:color w:val="000000" w:themeColor="text1"/>
          <w:sz w:val="24"/>
          <w:szCs w:val="24"/>
          <w:lang w:val="kk-KZ"/>
        </w:rPr>
        <w:t>(идентификатор). Данный признак будет использоваться в нестандартных ситуациях, если в наименовании все же необходимо показывать/не показывать ЕИ или символ</w:t>
      </w:r>
      <w:del w:id="59" w:author="d.nurshubayev" w:date="2021-04-07T12:53:00Z">
        <w:r w:rsidRPr="00514423" w:rsidDel="002B1B31">
          <w:rPr>
            <w:color w:val="000000" w:themeColor="text1"/>
            <w:sz w:val="24"/>
            <w:szCs w:val="24"/>
            <w:lang w:val="kk-KZ"/>
          </w:rPr>
          <w:delText xml:space="preserve"> атрибута</w:delText>
        </w:r>
      </w:del>
      <w:r w:rsidRPr="00514423">
        <w:rPr>
          <w:color w:val="000000" w:themeColor="text1"/>
          <w:sz w:val="24"/>
          <w:szCs w:val="24"/>
          <w:lang w:val="kk-KZ"/>
        </w:rPr>
        <w:t xml:space="preserve"> определенного атрибута, несмотря на описанные выше правила </w:t>
      </w:r>
      <w:r w:rsidRPr="00514423">
        <w:rPr>
          <w:color w:val="000000" w:themeColor="text1"/>
          <w:sz w:val="24"/>
          <w:szCs w:val="24"/>
        </w:rPr>
        <w:t>(п.6.10)</w:t>
      </w:r>
      <w:r w:rsidRPr="00514423">
        <w:rPr>
          <w:color w:val="000000" w:themeColor="text1"/>
          <w:sz w:val="24"/>
          <w:szCs w:val="24"/>
          <w:lang w:val="kk-KZ"/>
        </w:rPr>
        <w:t>.</w:t>
      </w:r>
    </w:p>
    <w:p w14:paraId="5C4F25C0" w14:textId="3750A676" w:rsidR="00E23E6D" w:rsidRPr="00514423" w:rsidRDefault="00E23E6D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7620F67D" wp14:editId="22BAE890">
            <wp:extent cx="4207656" cy="225552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9762" cy="22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C9F8" w14:textId="13FA75AB" w:rsidR="00E23E6D" w:rsidRPr="00514423" w:rsidRDefault="00E23E6D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  <w:r w:rsidRPr="00514423">
        <w:rPr>
          <w:b/>
          <w:bCs/>
          <w:color w:val="000000" w:themeColor="text1"/>
          <w:sz w:val="24"/>
          <w:szCs w:val="24"/>
          <w:lang w:val="kk-KZ"/>
        </w:rPr>
        <w:t xml:space="preserve">   </w:t>
      </w:r>
    </w:p>
    <w:p w14:paraId="6B91C08C" w14:textId="71FF62A5" w:rsidR="00E23E6D" w:rsidRPr="00514423" w:rsidRDefault="00E23E6D" w:rsidP="00136C94">
      <w:pPr>
        <w:pStyle w:val="aff4"/>
        <w:numPr>
          <w:ilvl w:val="0"/>
          <w:numId w:val="36"/>
        </w:numPr>
        <w:ind w:left="0" w:firstLine="567"/>
        <w:jc w:val="both"/>
        <w:outlineLvl w:val="0"/>
        <w:rPr>
          <w:b/>
          <w:bCs/>
          <w:color w:val="000000" w:themeColor="text1"/>
          <w:lang w:val="kk-KZ"/>
        </w:rPr>
      </w:pPr>
      <w:bookmarkStart w:id="60" w:name="_Toc68683254"/>
      <w:r w:rsidRPr="00514423">
        <w:rPr>
          <w:b/>
          <w:bCs/>
          <w:color w:val="000000" w:themeColor="text1"/>
          <w:lang w:val="kk-KZ"/>
        </w:rPr>
        <w:t>Нормализация записи</w:t>
      </w:r>
      <w:r w:rsidR="00514423">
        <w:rPr>
          <w:b/>
          <w:bCs/>
          <w:color w:val="000000" w:themeColor="text1"/>
          <w:lang w:val="kk-KZ"/>
        </w:rPr>
        <w:t xml:space="preserve">/ </w:t>
      </w:r>
      <w:r w:rsidR="00514423" w:rsidRPr="00514423">
        <w:rPr>
          <w:b/>
          <w:bCs/>
          <w:color w:val="000000" w:themeColor="text1"/>
          <w:lang w:val="kk-KZ"/>
        </w:rPr>
        <w:t>Recording normalization</w:t>
      </w:r>
      <w:bookmarkEnd w:id="60"/>
    </w:p>
    <w:p w14:paraId="47B85793" w14:textId="77777777" w:rsidR="00D2651C" w:rsidRDefault="00D2651C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</w:p>
    <w:p w14:paraId="36E8AE8C" w14:textId="0DA6813A" w:rsidR="00665E91" w:rsidRPr="00514423" w:rsidRDefault="00665E9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Для нормализации записи надо перейти в раздел «Номенклатура старая» и открыть запись двойным нажатием левой кнопки мышки. Посе откроется карточка старой записи ТРУ. В карточке стар</w:t>
      </w:r>
      <w:r w:rsidR="00E366ED">
        <w:rPr>
          <w:color w:val="000000" w:themeColor="text1"/>
          <w:sz w:val="24"/>
          <w:szCs w:val="24"/>
          <w:lang w:val="kk-KZ"/>
        </w:rPr>
        <w:t>ой номенклатуры будут отображена</w:t>
      </w:r>
      <w:r w:rsidRPr="00514423">
        <w:rPr>
          <w:color w:val="000000" w:themeColor="text1"/>
          <w:sz w:val="24"/>
          <w:szCs w:val="24"/>
          <w:lang w:val="kk-KZ"/>
        </w:rPr>
        <w:t xml:space="preserve"> вся его информация. Ниже </w:t>
      </w:r>
      <w:r w:rsidR="00E366ED">
        <w:rPr>
          <w:color w:val="000000" w:themeColor="text1"/>
          <w:sz w:val="24"/>
          <w:szCs w:val="24"/>
          <w:lang w:val="kk-KZ"/>
        </w:rPr>
        <w:t>на</w:t>
      </w:r>
      <w:r w:rsidRPr="00514423">
        <w:rPr>
          <w:color w:val="000000" w:themeColor="text1"/>
          <w:sz w:val="24"/>
          <w:szCs w:val="24"/>
          <w:lang w:val="kk-KZ"/>
        </w:rPr>
        <w:t xml:space="preserve"> картинке показаны все данные старой записи ТРУ.</w:t>
      </w:r>
    </w:p>
    <w:p w14:paraId="7EE62956" w14:textId="48CAA767" w:rsidR="00665E91" w:rsidRPr="00514423" w:rsidRDefault="00665E91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2FA4CD1C" wp14:editId="066E193B">
            <wp:extent cx="4889978" cy="2621280"/>
            <wp:effectExtent l="0" t="0" r="635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0224" cy="262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F263" w14:textId="2FB13E5B" w:rsidR="00665E91" w:rsidRPr="00514423" w:rsidRDefault="00665E91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</w:p>
    <w:p w14:paraId="3DB20598" w14:textId="5D525D6C" w:rsidR="00665E91" w:rsidRPr="00514423" w:rsidRDefault="00665E9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lastRenderedPageBreak/>
        <w:t>Дальше надо провалиться в поле наименование</w:t>
      </w:r>
      <w:r w:rsidR="00E366ED">
        <w:rPr>
          <w:color w:val="000000" w:themeColor="text1"/>
          <w:sz w:val="24"/>
          <w:szCs w:val="24"/>
          <w:lang w:val="kk-KZ"/>
        </w:rPr>
        <w:t>,</w:t>
      </w:r>
      <w:r w:rsidRPr="00514423">
        <w:rPr>
          <w:color w:val="000000" w:themeColor="text1"/>
          <w:sz w:val="24"/>
          <w:szCs w:val="24"/>
          <w:lang w:val="kk-KZ"/>
        </w:rPr>
        <w:t xml:space="preserve"> нажимая на ссылку </w:t>
      </w:r>
      <w:ins w:id="61" w:author="d.nurshubayev" w:date="2021-04-07T12:59:00Z">
        <w:r w:rsidR="008A4824">
          <w:rPr>
            <w:color w:val="000000" w:themeColor="text1"/>
            <w:sz w:val="24"/>
            <w:szCs w:val="24"/>
            <w:lang w:val="kk-KZ"/>
          </w:rPr>
          <w:t>«</w:t>
        </w:r>
      </w:ins>
      <w:r w:rsidRPr="00514423">
        <w:rPr>
          <w:color w:val="000000" w:themeColor="text1"/>
          <w:sz w:val="24"/>
          <w:szCs w:val="24"/>
          <w:lang w:val="kk-KZ"/>
        </w:rPr>
        <w:t>показать все</w:t>
      </w:r>
      <w:ins w:id="62" w:author="d.nurshubayev" w:date="2021-04-07T12:59:00Z">
        <w:r w:rsidR="008A4824">
          <w:rPr>
            <w:color w:val="000000" w:themeColor="text1"/>
            <w:sz w:val="24"/>
            <w:szCs w:val="24"/>
            <w:lang w:val="kk-KZ"/>
          </w:rPr>
          <w:t>»</w:t>
        </w:r>
      </w:ins>
      <w:r w:rsidRPr="00514423">
        <w:rPr>
          <w:color w:val="000000" w:themeColor="text1"/>
          <w:sz w:val="24"/>
          <w:szCs w:val="24"/>
          <w:lang w:val="kk-KZ"/>
        </w:rPr>
        <w:t xml:space="preserve"> и откроется справочник номенклатура.</w:t>
      </w:r>
    </w:p>
    <w:p w14:paraId="744017F8" w14:textId="77777777" w:rsidR="00665E91" w:rsidRPr="00514423" w:rsidRDefault="00665E91" w:rsidP="009B782C">
      <w:pPr>
        <w:ind w:firstLine="567"/>
        <w:jc w:val="both"/>
        <w:rPr>
          <w:noProof/>
          <w:sz w:val="24"/>
          <w:szCs w:val="24"/>
        </w:rPr>
      </w:pPr>
    </w:p>
    <w:p w14:paraId="59D5D8A3" w14:textId="70728408" w:rsidR="00665E91" w:rsidRPr="00514423" w:rsidRDefault="00665E91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719363F3" wp14:editId="03EE850A">
            <wp:extent cx="5219700" cy="17830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610" t="38066" r="11111" b="10145"/>
                    <a:stretch/>
                  </pic:blipFill>
                  <pic:spPr bwMode="auto">
                    <a:xfrm>
                      <a:off x="0" y="0"/>
                      <a:ext cx="521970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670C9" w14:textId="3BD6D6A5" w:rsidR="00665E91" w:rsidRPr="00514423" w:rsidRDefault="00665E91" w:rsidP="009B782C">
      <w:pPr>
        <w:ind w:firstLine="567"/>
        <w:jc w:val="both"/>
        <w:rPr>
          <w:color w:val="000000" w:themeColor="text1"/>
          <w:sz w:val="24"/>
          <w:szCs w:val="24"/>
          <w:lang w:val="kk-KZ"/>
        </w:rPr>
      </w:pPr>
      <w:r w:rsidRPr="00514423">
        <w:rPr>
          <w:color w:val="000000" w:themeColor="text1"/>
          <w:sz w:val="24"/>
          <w:szCs w:val="24"/>
          <w:lang w:val="kk-KZ"/>
        </w:rPr>
        <w:t>После того как попали в справочник «Номенклатуры» ищете через поиск нужную запись ТРУ. В случае если нашли</w:t>
      </w:r>
      <w:ins w:id="63" w:author="d.nurshubayev" w:date="2021-04-07T13:00:00Z">
        <w:r w:rsidR="008A4824">
          <w:rPr>
            <w:color w:val="000000" w:themeColor="text1"/>
            <w:sz w:val="24"/>
            <w:szCs w:val="24"/>
            <w:lang w:val="kk-KZ"/>
          </w:rPr>
          <w:t>,</w:t>
        </w:r>
      </w:ins>
      <w:r w:rsidRPr="00514423">
        <w:rPr>
          <w:color w:val="000000" w:themeColor="text1"/>
          <w:sz w:val="24"/>
          <w:szCs w:val="24"/>
          <w:lang w:val="kk-KZ"/>
        </w:rPr>
        <w:t xml:space="preserve"> выбираете запись нажатием два раза по левой кнопке мышки или нажимаете на кнопку выбрать. </w:t>
      </w:r>
    </w:p>
    <w:p w14:paraId="533FE074" w14:textId="7E6F37E0" w:rsidR="00665E91" w:rsidRPr="00514423" w:rsidRDefault="00665E91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  <w:r w:rsidRPr="00514423">
        <w:rPr>
          <w:noProof/>
          <w:sz w:val="24"/>
          <w:szCs w:val="24"/>
        </w:rPr>
        <w:drawing>
          <wp:inline distT="0" distB="0" distL="0" distR="0" wp14:anchorId="3517610F" wp14:editId="4725565E">
            <wp:extent cx="3825240" cy="2760491"/>
            <wp:effectExtent l="0" t="0" r="381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1515" cy="27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8384" w14:textId="77777777" w:rsidR="00665E91" w:rsidRPr="00514423" w:rsidRDefault="00665E91" w:rsidP="009B782C">
      <w:pPr>
        <w:ind w:firstLine="567"/>
        <w:jc w:val="both"/>
        <w:rPr>
          <w:b/>
          <w:bCs/>
          <w:color w:val="000000" w:themeColor="text1"/>
          <w:sz w:val="24"/>
          <w:szCs w:val="24"/>
          <w:lang w:val="kk-KZ"/>
        </w:rPr>
      </w:pPr>
    </w:p>
    <w:p w14:paraId="6A62A6B6" w14:textId="0629CD36" w:rsidR="008304A2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Выбранн</w:t>
      </w:r>
      <w:r w:rsidR="00F21949">
        <w:rPr>
          <w:color w:val="000000" w:themeColor="text1"/>
          <w:lang w:val="kk-KZ"/>
        </w:rPr>
        <w:t>ая</w:t>
      </w:r>
      <w:r w:rsidRPr="00514423">
        <w:rPr>
          <w:color w:val="000000" w:themeColor="text1"/>
          <w:lang w:val="kk-KZ"/>
        </w:rPr>
        <w:t xml:space="preserve"> запись ТРУ будет отображаться в поле наименование. Далее нажимаете на кнопку «Записать и закрыть».</w:t>
      </w:r>
    </w:p>
    <w:p w14:paraId="339113F2" w14:textId="50E20FEA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7D969D17" wp14:editId="4B4C8047">
            <wp:extent cx="3962400" cy="2760813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7388" cy="27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61F9" w14:textId="3C6A8127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5CE992C1" w14:textId="10D2FA2E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lastRenderedPageBreak/>
        <w:t>После этого нов</w:t>
      </w:r>
      <w:r w:rsidR="00F21949">
        <w:rPr>
          <w:color w:val="000000" w:themeColor="text1"/>
          <w:lang w:val="kk-KZ"/>
        </w:rPr>
        <w:t>ая</w:t>
      </w:r>
      <w:r w:rsidRPr="00514423">
        <w:rPr>
          <w:color w:val="000000" w:themeColor="text1"/>
          <w:lang w:val="kk-KZ"/>
        </w:rPr>
        <w:t xml:space="preserve"> запись привязывается к старо</w:t>
      </w:r>
      <w:r w:rsidR="00F21949">
        <w:rPr>
          <w:color w:val="000000" w:themeColor="text1"/>
          <w:lang w:val="kk-KZ"/>
        </w:rPr>
        <w:t>й</w:t>
      </w:r>
      <w:r w:rsidRPr="00514423">
        <w:rPr>
          <w:color w:val="000000" w:themeColor="text1"/>
          <w:lang w:val="kk-KZ"/>
        </w:rPr>
        <w:t xml:space="preserve"> записи ТРУ. Дальше можно отправить на согласование по БП. </w:t>
      </w:r>
      <w:r w:rsidR="00F21949">
        <w:rPr>
          <w:color w:val="000000" w:themeColor="text1"/>
          <w:lang w:val="kk-KZ"/>
        </w:rPr>
        <w:t>НА</w:t>
      </w:r>
      <w:r w:rsidRPr="00514423">
        <w:rPr>
          <w:color w:val="000000" w:themeColor="text1"/>
          <w:lang w:val="kk-KZ"/>
        </w:rPr>
        <w:t xml:space="preserve"> картинке показан пример привязанной старой записи ТРУ к новой.</w:t>
      </w:r>
    </w:p>
    <w:p w14:paraId="257AD5BD" w14:textId="7B9B0F0C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069D37EC" wp14:editId="3B4CCEDA">
            <wp:extent cx="5440680" cy="1748084"/>
            <wp:effectExtent l="0" t="0" r="762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1468" cy="175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6F1B" w14:textId="7522AC0A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В случае если не нашли записи при поиске в справочнике номенлкатуры</w:t>
      </w:r>
      <w:ins w:id="64" w:author="d.nurshubayev" w:date="2021-04-07T13:00:00Z">
        <w:r w:rsidR="008A4824">
          <w:rPr>
            <w:color w:val="000000" w:themeColor="text1"/>
            <w:lang w:val="kk-KZ"/>
          </w:rPr>
          <w:t>,</w:t>
        </w:r>
      </w:ins>
      <w:r w:rsidRPr="00514423">
        <w:rPr>
          <w:color w:val="000000" w:themeColor="text1"/>
          <w:lang w:val="kk-KZ"/>
        </w:rPr>
        <w:t xml:space="preserve"> нажимаете на кнопку </w:t>
      </w:r>
      <w:ins w:id="65" w:author="d.nurshubayev" w:date="2021-04-07T13:01:00Z">
        <w:r w:rsidR="008A4824">
          <w:rPr>
            <w:color w:val="000000" w:themeColor="text1"/>
            <w:lang w:val="kk-KZ"/>
          </w:rPr>
          <w:t>«</w:t>
        </w:r>
      </w:ins>
      <w:r w:rsidRPr="00514423">
        <w:rPr>
          <w:color w:val="000000" w:themeColor="text1"/>
          <w:lang w:val="kk-KZ"/>
        </w:rPr>
        <w:t>создать</w:t>
      </w:r>
      <w:ins w:id="66" w:author="d.nurshubayev" w:date="2021-04-07T13:01:00Z">
        <w:r w:rsidR="008A4824">
          <w:rPr>
            <w:color w:val="000000" w:themeColor="text1"/>
            <w:lang w:val="kk-KZ"/>
          </w:rPr>
          <w:t>»</w:t>
        </w:r>
      </w:ins>
      <w:r w:rsidRPr="00514423">
        <w:rPr>
          <w:color w:val="000000" w:themeColor="text1"/>
          <w:lang w:val="kk-KZ"/>
        </w:rPr>
        <w:t>. После</w:t>
      </w:r>
      <w:ins w:id="67" w:author="d.nurshubayev" w:date="2021-04-07T13:00:00Z">
        <w:r w:rsidR="008A4824">
          <w:rPr>
            <w:color w:val="000000" w:themeColor="text1"/>
            <w:lang w:val="kk-KZ"/>
          </w:rPr>
          <w:t>,</w:t>
        </w:r>
      </w:ins>
      <w:r w:rsidRPr="00514423">
        <w:rPr>
          <w:color w:val="000000" w:themeColor="text1"/>
          <w:lang w:val="kk-KZ"/>
        </w:rPr>
        <w:t xml:space="preserve"> откроется окно создания новой записи ТРУ.</w:t>
      </w:r>
    </w:p>
    <w:p w14:paraId="0134373B" w14:textId="1E4D2055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0FDE0EA2" wp14:editId="6F3DD3CE">
            <wp:extent cx="3954780" cy="2684114"/>
            <wp:effectExtent l="0" t="0" r="762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296" cy="2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E5B5" w14:textId="2EDA9722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 xml:space="preserve">В окне создания выбираете шаблон в поле группа номенклатуры. После выбора </w:t>
      </w:r>
      <w:r w:rsidR="00F21949">
        <w:rPr>
          <w:color w:val="000000" w:themeColor="text1"/>
          <w:lang w:val="kk-KZ"/>
        </w:rPr>
        <w:t>шаблона ниже в таблице отобразят</w:t>
      </w:r>
      <w:r w:rsidRPr="00514423">
        <w:rPr>
          <w:color w:val="000000" w:themeColor="text1"/>
          <w:lang w:val="kk-KZ"/>
        </w:rPr>
        <w:t>ся его характеристики</w:t>
      </w:r>
      <w:r w:rsidR="008D4758" w:rsidRPr="00514423">
        <w:rPr>
          <w:color w:val="000000" w:themeColor="text1"/>
          <w:lang w:val="kk-KZ"/>
        </w:rPr>
        <w:t xml:space="preserve">, </w:t>
      </w:r>
      <w:r w:rsidRPr="00514423">
        <w:rPr>
          <w:color w:val="000000" w:themeColor="text1"/>
          <w:lang w:val="kk-KZ"/>
        </w:rPr>
        <w:t>в поле заполняете значения характеристик согласно данным старой записи ТРУ</w:t>
      </w:r>
      <w:r w:rsidR="008D4758" w:rsidRPr="00514423">
        <w:rPr>
          <w:color w:val="000000" w:themeColor="text1"/>
          <w:lang w:val="kk-KZ"/>
        </w:rPr>
        <w:t xml:space="preserve"> и выбираете ЕИ для атрибутов</w:t>
      </w:r>
      <w:r w:rsidR="00F21949">
        <w:rPr>
          <w:color w:val="000000" w:themeColor="text1"/>
          <w:lang w:val="kk-KZ"/>
        </w:rPr>
        <w:t>,</w:t>
      </w:r>
      <w:r w:rsidR="008D4758" w:rsidRPr="00514423">
        <w:rPr>
          <w:color w:val="000000" w:themeColor="text1"/>
          <w:lang w:val="kk-KZ"/>
        </w:rPr>
        <w:t xml:space="preserve"> в которых используется ЕИ</w:t>
      </w:r>
      <w:r w:rsidRPr="00514423">
        <w:rPr>
          <w:color w:val="000000" w:themeColor="text1"/>
          <w:lang w:val="kk-KZ"/>
        </w:rPr>
        <w:t>.</w:t>
      </w:r>
    </w:p>
    <w:p w14:paraId="71B2A29C" w14:textId="67549A3B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2E03C89F" wp14:editId="04AC053F">
            <wp:extent cx="4869180" cy="2665193"/>
            <wp:effectExtent l="0" t="0" r="762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83765" cy="267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B076" w14:textId="52C05A20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Можно выбрать значения из списка рекомендации. Если не нашли нужное значение для атрибута нажимая на ссылку «Показать все» переходите к значением атрибута. В окне значения параметров будут показаны только те</w:t>
      </w:r>
      <w:r w:rsidR="00F21949">
        <w:rPr>
          <w:color w:val="000000" w:themeColor="text1"/>
          <w:lang w:val="kk-KZ"/>
        </w:rPr>
        <w:t>,</w:t>
      </w:r>
      <w:r w:rsidRPr="00514423">
        <w:rPr>
          <w:color w:val="000000" w:themeColor="text1"/>
          <w:lang w:val="kk-KZ"/>
        </w:rPr>
        <w:t xml:space="preserve"> значения которые относиться к этому шаблону. Полный перечень значений вы можете увидеть в разделе параметры номенклатуры.</w:t>
      </w:r>
    </w:p>
    <w:p w14:paraId="1C271405" w14:textId="3960EF28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lastRenderedPageBreak/>
        <w:drawing>
          <wp:inline distT="0" distB="0" distL="0" distR="0" wp14:anchorId="01345219" wp14:editId="7E168F1C">
            <wp:extent cx="5425440" cy="3000625"/>
            <wp:effectExtent l="0" t="0" r="381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9283" cy="300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A261" w14:textId="518EC88A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Если не нашли нужное значение нажимаете на кнопку «Создать». В поле КМГ классификатор автоматический выбирается шаблон согласно шаблону</w:t>
      </w:r>
      <w:r w:rsidR="00F21949">
        <w:rPr>
          <w:color w:val="000000" w:themeColor="text1"/>
          <w:lang w:val="kk-KZ"/>
        </w:rPr>
        <w:t>, с</w:t>
      </w:r>
      <w:r w:rsidRPr="00514423">
        <w:rPr>
          <w:color w:val="000000" w:themeColor="text1"/>
          <w:lang w:val="kk-KZ"/>
        </w:rPr>
        <w:t xml:space="preserve"> которы</w:t>
      </w:r>
      <w:r w:rsidR="00F21949">
        <w:rPr>
          <w:color w:val="000000" w:themeColor="text1"/>
          <w:lang w:val="kk-KZ"/>
        </w:rPr>
        <w:t>м</w:t>
      </w:r>
      <w:r w:rsidRPr="00514423">
        <w:rPr>
          <w:color w:val="000000" w:themeColor="text1"/>
          <w:lang w:val="kk-KZ"/>
        </w:rPr>
        <w:t xml:space="preserve"> вы на данный момент работаете. Вводите значение и нажимаете «Записать за</w:t>
      </w:r>
      <w:r w:rsidR="00F21949">
        <w:rPr>
          <w:color w:val="000000" w:themeColor="text1"/>
          <w:lang w:val="kk-KZ"/>
        </w:rPr>
        <w:t>крыть». Дальше значение создаст</w:t>
      </w:r>
      <w:r w:rsidRPr="00514423">
        <w:rPr>
          <w:color w:val="000000" w:themeColor="text1"/>
          <w:lang w:val="kk-KZ"/>
        </w:rPr>
        <w:t>ся в списке и можете его выбрать.</w:t>
      </w:r>
    </w:p>
    <w:p w14:paraId="7294C435" w14:textId="63CF26CD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1D107C90" wp14:editId="2E91DC33">
            <wp:extent cx="5276931" cy="28194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82047" cy="282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6D82" w14:textId="6FBEED2A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В случае если необходимо менять характеристики шаблона</w:t>
      </w:r>
      <w:r w:rsidR="00F21949">
        <w:rPr>
          <w:color w:val="000000" w:themeColor="text1"/>
          <w:lang w:val="kk-KZ"/>
        </w:rPr>
        <w:t>,</w:t>
      </w:r>
      <w:r w:rsidRPr="00514423">
        <w:rPr>
          <w:color w:val="000000" w:themeColor="text1"/>
          <w:lang w:val="kk-KZ"/>
        </w:rPr>
        <w:t xml:space="preserve"> можно провалиться в сво</w:t>
      </w:r>
      <w:r w:rsidR="00F21949">
        <w:rPr>
          <w:color w:val="000000" w:themeColor="text1"/>
          <w:lang w:val="kk-KZ"/>
        </w:rPr>
        <w:t>й</w:t>
      </w:r>
      <w:r w:rsidRPr="00514423">
        <w:rPr>
          <w:color w:val="000000" w:themeColor="text1"/>
          <w:lang w:val="kk-KZ"/>
        </w:rPr>
        <w:t>ства шаблона и там менять атрибутный состав шаблона.</w:t>
      </w:r>
    </w:p>
    <w:p w14:paraId="161549D1" w14:textId="42367DBE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5E1BBAF5" wp14:editId="7F1ACCFA">
            <wp:extent cx="4191000" cy="2202677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8297" cy="22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3A8" w14:textId="6366455B" w:rsidR="00B818DC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lastRenderedPageBreak/>
        <w:t xml:space="preserve">После заполнения характеристик нужно </w:t>
      </w:r>
      <w:ins w:id="68" w:author="d.nurshubayev" w:date="2021-04-07T13:07:00Z">
        <w:r w:rsidR="008A4824">
          <w:rPr>
            <w:color w:val="000000" w:themeColor="text1"/>
            <w:lang w:val="kk-KZ"/>
          </w:rPr>
          <w:t>проставить значения</w:t>
        </w:r>
      </w:ins>
      <w:del w:id="69" w:author="d.nurshubayev" w:date="2021-04-07T13:07:00Z">
        <w:r w:rsidRPr="00514423" w:rsidDel="008A4824">
          <w:rPr>
            <w:color w:val="000000" w:themeColor="text1"/>
            <w:lang w:val="kk-KZ"/>
          </w:rPr>
          <w:delText>классифиц</w:delText>
        </w:r>
      </w:del>
      <w:del w:id="70" w:author="d.nurshubayev" w:date="2021-04-07T13:06:00Z">
        <w:r w:rsidRPr="00514423" w:rsidDel="008A4824">
          <w:rPr>
            <w:color w:val="000000" w:themeColor="text1"/>
            <w:lang w:val="kk-KZ"/>
          </w:rPr>
          <w:delText>ировать</w:delText>
        </w:r>
      </w:del>
      <w:r w:rsidRPr="00514423">
        <w:rPr>
          <w:color w:val="000000" w:themeColor="text1"/>
          <w:lang w:val="kk-KZ"/>
        </w:rPr>
        <w:t xml:space="preserve"> по классификаторам ТН ВЭД и ЕНС ТРУ </w:t>
      </w:r>
      <w:r w:rsidRPr="00514423">
        <w:rPr>
          <w:color w:val="000000" w:themeColor="text1"/>
        </w:rPr>
        <w:t xml:space="preserve">(если не найден нужный класс в </w:t>
      </w:r>
      <w:r w:rsidR="00F21949">
        <w:rPr>
          <w:color w:val="000000" w:themeColor="text1"/>
        </w:rPr>
        <w:t xml:space="preserve">хотя бы в </w:t>
      </w:r>
      <w:r w:rsidRPr="00514423">
        <w:rPr>
          <w:color w:val="000000" w:themeColor="text1"/>
        </w:rPr>
        <w:t>одном из</w:t>
      </w:r>
      <w:r w:rsidR="00F21949">
        <w:rPr>
          <w:color w:val="000000" w:themeColor="text1"/>
        </w:rPr>
        <w:t xml:space="preserve"> классификаторов, необходимо </w:t>
      </w:r>
      <w:r w:rsidRPr="00514423">
        <w:rPr>
          <w:color w:val="000000" w:themeColor="text1"/>
        </w:rPr>
        <w:t xml:space="preserve">поставить галочку </w:t>
      </w:r>
      <w:r w:rsidR="00F21949">
        <w:rPr>
          <w:color w:val="000000" w:themeColor="text1"/>
        </w:rPr>
        <w:t xml:space="preserve">в поле </w:t>
      </w:r>
      <w:ins w:id="71" w:author="d.nurshubayev" w:date="2021-04-07T13:07:00Z">
        <w:r w:rsidR="008A4824">
          <w:rPr>
            <w:color w:val="000000" w:themeColor="text1"/>
          </w:rPr>
          <w:t>«</w:t>
        </w:r>
      </w:ins>
      <w:r w:rsidR="00F21949">
        <w:rPr>
          <w:color w:val="000000" w:themeColor="text1"/>
        </w:rPr>
        <w:t>не найдено</w:t>
      </w:r>
      <w:ins w:id="72" w:author="d.nurshubayev" w:date="2021-04-07T13:07:00Z">
        <w:r w:rsidR="008A4824">
          <w:rPr>
            <w:color w:val="000000" w:themeColor="text1"/>
          </w:rPr>
          <w:t>»</w:t>
        </w:r>
      </w:ins>
      <w:r w:rsidR="00F21949">
        <w:rPr>
          <w:color w:val="000000" w:themeColor="text1"/>
        </w:rPr>
        <w:t xml:space="preserve"> соответст</w:t>
      </w:r>
      <w:ins w:id="73" w:author="d.nurshubayev" w:date="2021-04-07T13:07:00Z">
        <w:r w:rsidR="008A4824">
          <w:rPr>
            <w:color w:val="000000" w:themeColor="text1"/>
          </w:rPr>
          <w:t>в</w:t>
        </w:r>
      </w:ins>
      <w:ins w:id="74" w:author="d.nurshubayev" w:date="2021-04-07T13:08:00Z">
        <w:r w:rsidR="008A4824">
          <w:rPr>
            <w:color w:val="000000" w:themeColor="text1"/>
          </w:rPr>
          <w:t>ующего</w:t>
        </w:r>
      </w:ins>
      <w:del w:id="75" w:author="d.nurshubayev" w:date="2021-04-07T13:07:00Z">
        <w:r w:rsidR="00F21949" w:rsidDel="008A4824">
          <w:rPr>
            <w:color w:val="000000" w:themeColor="text1"/>
          </w:rPr>
          <w:delText>вие</w:delText>
        </w:r>
      </w:del>
      <w:r w:rsidR="00F21949">
        <w:rPr>
          <w:color w:val="000000" w:themeColor="text1"/>
        </w:rPr>
        <w:t xml:space="preserve"> ТН ВЭД или ЕНС ТРУ</w:t>
      </w:r>
      <w:r w:rsidRPr="00514423">
        <w:rPr>
          <w:color w:val="000000" w:themeColor="text1"/>
        </w:rPr>
        <w:t>)</w:t>
      </w:r>
      <w:r w:rsidRPr="00514423">
        <w:rPr>
          <w:color w:val="000000" w:themeColor="text1"/>
          <w:lang w:val="kk-KZ"/>
        </w:rPr>
        <w:t>, выбрать вид записи товар, работа или услуг</w:t>
      </w:r>
      <w:r w:rsidR="00657F49">
        <w:rPr>
          <w:color w:val="000000" w:themeColor="text1"/>
          <w:lang w:val="kk-KZ"/>
        </w:rPr>
        <w:t>а</w:t>
      </w:r>
      <w:r w:rsidRPr="00514423">
        <w:rPr>
          <w:color w:val="000000" w:themeColor="text1"/>
          <w:lang w:val="kk-KZ"/>
        </w:rPr>
        <w:t>, также нужно назначить базовую ЕИ.</w:t>
      </w:r>
    </w:p>
    <w:p w14:paraId="63F28B13" w14:textId="0D2F1CC6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636F930C" w14:textId="2F6E7EC5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42ECA71F" wp14:editId="705E25D1">
            <wp:extent cx="4337077" cy="2468880"/>
            <wp:effectExtent l="0" t="0" r="635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4453" cy="24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0B08" w14:textId="77777777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30162721" w14:textId="77777777" w:rsidR="00B818DC" w:rsidRPr="00514423" w:rsidRDefault="00B818DC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2844EE99" w14:textId="60C5D055" w:rsidR="00B818DC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После заполнения всех обязательных полей нажимаете на кнопку «Записать и закрыть»</w:t>
      </w:r>
    </w:p>
    <w:p w14:paraId="1FD62CB7" w14:textId="140B7ADF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 xml:space="preserve">После этого </w:t>
      </w:r>
      <w:r w:rsidR="00657F49" w:rsidRPr="00657F49">
        <w:rPr>
          <w:color w:val="000000" w:themeColor="text1"/>
          <w:lang w:val="kk-KZ"/>
        </w:rPr>
        <w:t xml:space="preserve">автоматически </w:t>
      </w:r>
      <w:r w:rsidRPr="00514423">
        <w:rPr>
          <w:color w:val="000000" w:themeColor="text1"/>
          <w:lang w:val="kk-KZ"/>
        </w:rPr>
        <w:t>прис</w:t>
      </w:r>
      <w:r w:rsidR="007534CF">
        <w:rPr>
          <w:color w:val="000000" w:themeColor="text1"/>
          <w:lang w:val="kk-KZ"/>
        </w:rPr>
        <w:t>воится</w:t>
      </w:r>
      <w:r w:rsidRPr="00514423">
        <w:rPr>
          <w:color w:val="000000" w:themeColor="text1"/>
          <w:lang w:val="kk-KZ"/>
        </w:rPr>
        <w:t xml:space="preserve"> код МДМ и нов</w:t>
      </w:r>
      <w:r w:rsidR="00657F49">
        <w:rPr>
          <w:color w:val="000000" w:themeColor="text1"/>
          <w:lang w:val="kk-KZ"/>
        </w:rPr>
        <w:t>ая запись создаст</w:t>
      </w:r>
      <w:r w:rsidRPr="00514423">
        <w:rPr>
          <w:color w:val="000000" w:themeColor="text1"/>
          <w:lang w:val="kk-KZ"/>
        </w:rPr>
        <w:t>ся. Выбираете созданн</w:t>
      </w:r>
      <w:r w:rsidR="00657F49">
        <w:rPr>
          <w:color w:val="000000" w:themeColor="text1"/>
          <w:lang w:val="kk-KZ"/>
        </w:rPr>
        <w:t>ую</w:t>
      </w:r>
      <w:r w:rsidRPr="00514423">
        <w:rPr>
          <w:color w:val="000000" w:themeColor="text1"/>
          <w:lang w:val="kk-KZ"/>
        </w:rPr>
        <w:t xml:space="preserve"> запись и привязываете к старой записи ТРУ</w:t>
      </w:r>
      <w:r w:rsidR="00D21D7F">
        <w:rPr>
          <w:color w:val="000000" w:themeColor="text1"/>
          <w:lang w:val="kk-KZ"/>
        </w:rPr>
        <w:t>,</w:t>
      </w:r>
      <w:r w:rsidRPr="00514423">
        <w:rPr>
          <w:color w:val="000000" w:themeColor="text1"/>
          <w:lang w:val="kk-KZ"/>
        </w:rPr>
        <w:t xml:space="preserve"> как было описано</w:t>
      </w:r>
      <w:r w:rsidR="00D21D7F">
        <w:rPr>
          <w:color w:val="000000" w:themeColor="text1"/>
          <w:lang w:val="kk-KZ"/>
        </w:rPr>
        <w:t xml:space="preserve"> выше</w:t>
      </w:r>
      <w:r w:rsidRPr="00514423">
        <w:rPr>
          <w:color w:val="000000" w:themeColor="text1"/>
          <w:lang w:val="kk-KZ"/>
        </w:rPr>
        <w:t>.</w:t>
      </w:r>
    </w:p>
    <w:p w14:paraId="70E16581" w14:textId="2388A7DC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3CF821C7" wp14:editId="064506A1">
            <wp:extent cx="5204460" cy="128559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20030" cy="12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64B5" w14:textId="147A9174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</w:p>
    <w:p w14:paraId="3D2AC4B7" w14:textId="4D7F6B7E" w:rsidR="008D4758" w:rsidRPr="00514423" w:rsidRDefault="008D4758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>В случае</w:t>
      </w:r>
      <w:r w:rsidR="00D21D7F">
        <w:rPr>
          <w:color w:val="000000" w:themeColor="text1"/>
          <w:lang w:val="kk-KZ"/>
        </w:rPr>
        <w:t>,</w:t>
      </w:r>
      <w:r w:rsidRPr="00514423">
        <w:rPr>
          <w:color w:val="000000" w:themeColor="text1"/>
          <w:lang w:val="kk-KZ"/>
        </w:rPr>
        <w:t xml:space="preserve"> если вы изменили характеристики шаблона</w:t>
      </w:r>
      <w:r w:rsidR="00657F49">
        <w:rPr>
          <w:color w:val="000000" w:themeColor="text1"/>
          <w:lang w:val="kk-KZ"/>
        </w:rPr>
        <w:t xml:space="preserve"> и</w:t>
      </w:r>
      <w:r w:rsidRPr="00514423">
        <w:rPr>
          <w:color w:val="000000" w:themeColor="text1"/>
          <w:lang w:val="kk-KZ"/>
        </w:rPr>
        <w:t xml:space="preserve"> хотите обновить характеристики</w:t>
      </w:r>
      <w:r w:rsidR="00657F49">
        <w:rPr>
          <w:color w:val="000000" w:themeColor="text1"/>
          <w:lang w:val="kk-KZ"/>
        </w:rPr>
        <w:t>,</w:t>
      </w:r>
      <w:r w:rsidRPr="00514423">
        <w:rPr>
          <w:color w:val="000000" w:themeColor="text1"/>
          <w:lang w:val="kk-KZ"/>
        </w:rPr>
        <w:t xml:space="preserve"> сохрани</w:t>
      </w:r>
      <w:r w:rsidR="00657F49">
        <w:rPr>
          <w:color w:val="000000" w:themeColor="text1"/>
          <w:lang w:val="kk-KZ"/>
        </w:rPr>
        <w:t>в</w:t>
      </w:r>
      <w:r w:rsidRPr="00514423">
        <w:rPr>
          <w:color w:val="000000" w:themeColor="text1"/>
          <w:lang w:val="kk-KZ"/>
        </w:rPr>
        <w:t xml:space="preserve"> заполненные значения</w:t>
      </w:r>
      <w:r w:rsidR="00657F49">
        <w:rPr>
          <w:color w:val="000000" w:themeColor="text1"/>
          <w:lang w:val="kk-KZ"/>
        </w:rPr>
        <w:t>,</w:t>
      </w:r>
      <w:r w:rsidRPr="00514423">
        <w:rPr>
          <w:color w:val="000000" w:themeColor="text1"/>
          <w:lang w:val="kk-KZ"/>
        </w:rPr>
        <w:t xml:space="preserve"> надо перевыбрать шаблон. После этого система будет спрашивать сохранить </w:t>
      </w:r>
      <w:r w:rsidR="00657F49">
        <w:rPr>
          <w:color w:val="000000" w:themeColor="text1"/>
          <w:lang w:val="kk-KZ"/>
        </w:rPr>
        <w:t xml:space="preserve">ли </w:t>
      </w:r>
      <w:r w:rsidRPr="00514423">
        <w:rPr>
          <w:color w:val="000000" w:themeColor="text1"/>
          <w:lang w:val="kk-KZ"/>
        </w:rPr>
        <w:t>предыдущие значения</w:t>
      </w:r>
      <w:r w:rsidR="00657F49">
        <w:rPr>
          <w:color w:val="000000" w:themeColor="text1"/>
          <w:lang w:val="kk-KZ"/>
        </w:rPr>
        <w:t xml:space="preserve"> - м</w:t>
      </w:r>
      <w:r w:rsidR="00DA380D" w:rsidRPr="00514423">
        <w:rPr>
          <w:color w:val="000000" w:themeColor="text1"/>
          <w:lang w:val="kk-KZ"/>
        </w:rPr>
        <w:t>ожете сохранить или отказаться.</w:t>
      </w:r>
    </w:p>
    <w:p w14:paraId="55170DF1" w14:textId="6F685705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drawing>
          <wp:inline distT="0" distB="0" distL="0" distR="0" wp14:anchorId="282FADE0" wp14:editId="1ED1BDBA">
            <wp:extent cx="4358640" cy="2350021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4228" cy="23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8BC3" w14:textId="3ABD32E9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color w:val="000000" w:themeColor="text1"/>
          <w:lang w:val="kk-KZ"/>
        </w:rPr>
        <w:t xml:space="preserve">Также есть возможность перехода </w:t>
      </w:r>
      <w:r w:rsidR="00BA789A">
        <w:rPr>
          <w:color w:val="000000" w:themeColor="text1"/>
          <w:lang w:val="kk-KZ"/>
        </w:rPr>
        <w:t>в</w:t>
      </w:r>
      <w:r w:rsidRPr="00514423">
        <w:rPr>
          <w:color w:val="000000" w:themeColor="text1"/>
          <w:lang w:val="kk-KZ"/>
        </w:rPr>
        <w:t xml:space="preserve"> сло</w:t>
      </w:r>
      <w:r w:rsidR="00D21D7F">
        <w:rPr>
          <w:color w:val="000000" w:themeColor="text1"/>
          <w:lang w:val="kk-KZ"/>
        </w:rPr>
        <w:t>варь сокращений из окна новой н</w:t>
      </w:r>
      <w:r w:rsidRPr="00514423">
        <w:rPr>
          <w:color w:val="000000" w:themeColor="text1"/>
          <w:lang w:val="kk-KZ"/>
        </w:rPr>
        <w:t>о</w:t>
      </w:r>
      <w:r w:rsidR="00D21D7F">
        <w:rPr>
          <w:color w:val="000000" w:themeColor="text1"/>
          <w:lang w:val="kk-KZ"/>
        </w:rPr>
        <w:t>м</w:t>
      </w:r>
      <w:r w:rsidRPr="00514423">
        <w:rPr>
          <w:color w:val="000000" w:themeColor="text1"/>
          <w:lang w:val="kk-KZ"/>
        </w:rPr>
        <w:t>енклатур</w:t>
      </w:r>
      <w:r w:rsidR="00BA789A">
        <w:rPr>
          <w:color w:val="000000" w:themeColor="text1"/>
          <w:lang w:val="kk-KZ"/>
        </w:rPr>
        <w:t>ы для добавления значений в этот сло</w:t>
      </w:r>
      <w:r w:rsidRPr="00514423">
        <w:rPr>
          <w:color w:val="000000" w:themeColor="text1"/>
          <w:lang w:val="kk-KZ"/>
        </w:rPr>
        <w:t>в</w:t>
      </w:r>
      <w:r w:rsidR="00BA789A">
        <w:rPr>
          <w:color w:val="000000" w:themeColor="text1"/>
          <w:lang w:val="kk-KZ"/>
        </w:rPr>
        <w:t>а</w:t>
      </w:r>
      <w:r w:rsidRPr="00514423">
        <w:rPr>
          <w:color w:val="000000" w:themeColor="text1"/>
          <w:lang w:val="kk-KZ"/>
        </w:rPr>
        <w:t>рь.</w:t>
      </w:r>
    </w:p>
    <w:p w14:paraId="080356E6" w14:textId="34548ABF" w:rsidR="00DA380D" w:rsidRPr="00514423" w:rsidRDefault="00DA380D" w:rsidP="009B782C">
      <w:pPr>
        <w:pStyle w:val="aff4"/>
        <w:ind w:left="0" w:firstLine="567"/>
        <w:jc w:val="both"/>
        <w:rPr>
          <w:color w:val="000000" w:themeColor="text1"/>
          <w:lang w:val="kk-KZ"/>
        </w:rPr>
      </w:pPr>
      <w:r w:rsidRPr="00514423">
        <w:rPr>
          <w:noProof/>
        </w:rPr>
        <w:lastRenderedPageBreak/>
        <w:drawing>
          <wp:inline distT="0" distB="0" distL="0" distR="0" wp14:anchorId="72E49F12" wp14:editId="7EEF1062">
            <wp:extent cx="4114800" cy="266892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1248" cy="26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BCD1" w14:textId="77777777" w:rsidR="00DA380D" w:rsidRPr="00514423" w:rsidRDefault="00DA380D" w:rsidP="00514423">
      <w:pPr>
        <w:pStyle w:val="aff4"/>
        <w:ind w:left="709"/>
        <w:jc w:val="both"/>
        <w:rPr>
          <w:color w:val="000000" w:themeColor="text1"/>
          <w:lang w:val="kk-KZ"/>
        </w:rPr>
      </w:pPr>
    </w:p>
    <w:p w14:paraId="79D80548" w14:textId="77777777" w:rsidR="00D205BA" w:rsidRPr="00514423" w:rsidRDefault="00D205BA" w:rsidP="00514423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F4F9630" w14:textId="51E37155" w:rsidR="00D205BA" w:rsidRPr="00374872" w:rsidRDefault="00374872" w:rsidP="00374872">
      <w:pPr>
        <w:pStyle w:val="aff4"/>
        <w:numPr>
          <w:ilvl w:val="0"/>
          <w:numId w:val="36"/>
        </w:numPr>
        <w:ind w:left="0" w:firstLine="567"/>
        <w:jc w:val="both"/>
        <w:outlineLvl w:val="0"/>
        <w:rPr>
          <w:b/>
          <w:color w:val="000000" w:themeColor="text1"/>
        </w:rPr>
      </w:pPr>
      <w:bookmarkStart w:id="76" w:name="_Toc68683255"/>
      <w:r w:rsidRPr="00374872">
        <w:rPr>
          <w:b/>
          <w:color w:val="000000" w:themeColor="text1"/>
        </w:rPr>
        <w:t>Процесс согласования новой записи ТРУ</w:t>
      </w:r>
      <w:bookmarkEnd w:id="76"/>
    </w:p>
    <w:p w14:paraId="5B41932A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7DB7A977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09ED3A10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6CD926CA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61B20F50" w14:textId="77777777" w:rsidR="00D205BA" w:rsidRPr="00514423" w:rsidRDefault="00D205BA" w:rsidP="00514423">
      <w:pPr>
        <w:jc w:val="both"/>
        <w:rPr>
          <w:color w:val="000000" w:themeColor="text1"/>
          <w:sz w:val="24"/>
          <w:szCs w:val="24"/>
        </w:rPr>
      </w:pPr>
    </w:p>
    <w:p w14:paraId="07025AB0" w14:textId="77777777" w:rsidR="004E310B" w:rsidRPr="00514423" w:rsidRDefault="004E310B" w:rsidP="00514423">
      <w:pPr>
        <w:jc w:val="both"/>
        <w:rPr>
          <w:sz w:val="24"/>
          <w:szCs w:val="24"/>
        </w:rPr>
      </w:pPr>
    </w:p>
    <w:sectPr w:rsidR="004E310B" w:rsidRPr="00514423" w:rsidSect="004E310B">
      <w:headerReference w:type="default" r:id="rId59"/>
      <w:headerReference w:type="first" r:id="rId60"/>
      <w:type w:val="nextColumn"/>
      <w:pgSz w:w="11907" w:h="16840" w:code="9"/>
      <w:pgMar w:top="1134" w:right="1134" w:bottom="1134" w:left="1134" w:header="567" w:footer="567" w:gutter="0"/>
      <w:pgNumType w:start="3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2F9DED" w14:textId="77777777" w:rsidR="005977EE" w:rsidRDefault="005977EE">
      <w:r>
        <w:separator/>
      </w:r>
    </w:p>
  </w:endnote>
  <w:endnote w:type="continuationSeparator" w:id="0">
    <w:p w14:paraId="5DA2B077" w14:textId="77777777" w:rsidR="005977EE" w:rsidRDefault="0059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(K)">
    <w:altName w:val="Times New Roman"/>
    <w:charset w:val="CC"/>
    <w:family w:val="roman"/>
    <w:pitch w:val="variable"/>
    <w:sig w:usb0="00000001" w:usb1="00000000" w:usb2="00000000" w:usb3="00000000" w:csb0="00000005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Гельветика">
    <w:panose1 w:val="00000000000000000000"/>
    <w:charset w:val="CC"/>
    <w:family w:val="decorative"/>
    <w:notTrueType/>
    <w:pitch w:val="default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3F2A62" w14:textId="77777777" w:rsidR="002C55CA" w:rsidRDefault="002C55C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0356322"/>
      <w:docPartObj>
        <w:docPartGallery w:val="Page Numbers (Bottom of Page)"/>
        <w:docPartUnique/>
      </w:docPartObj>
    </w:sdtPr>
    <w:sdtEndPr/>
    <w:sdtContent>
      <w:p w14:paraId="6BFE4BB6" w14:textId="45480921" w:rsidR="00D777BF" w:rsidRDefault="00D777B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55CA">
          <w:rPr>
            <w:noProof/>
          </w:rPr>
          <w:t>23</w:t>
        </w:r>
        <w:r>
          <w:fldChar w:fldCharType="end"/>
        </w:r>
      </w:p>
    </w:sdtContent>
  </w:sdt>
  <w:p w14:paraId="15AB852C" w14:textId="77777777" w:rsidR="00D777BF" w:rsidRDefault="00D777B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2A94D" w14:textId="77777777" w:rsidR="002C55CA" w:rsidRDefault="002C55C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2EE8A" w14:textId="77777777" w:rsidR="005977EE" w:rsidRDefault="005977EE">
      <w:r>
        <w:separator/>
      </w:r>
    </w:p>
  </w:footnote>
  <w:footnote w:type="continuationSeparator" w:id="0">
    <w:p w14:paraId="4D5C4849" w14:textId="77777777" w:rsidR="005977EE" w:rsidRDefault="00597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D1766" w14:textId="77777777" w:rsidR="002C55CA" w:rsidRDefault="002C55C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06149" w14:textId="77777777" w:rsidR="00D777BF" w:rsidRDefault="00D777BF" w:rsidP="004E310B">
    <w:pPr>
      <w:pStyle w:val="ac"/>
    </w:pPr>
    <w:r w:rsidRPr="005065F1">
      <w:rPr>
        <w:rFonts w:ascii="Arial" w:hAnsi="Arial" w:cs="Arial"/>
        <w:sz w:val="22"/>
        <w:szCs w:val="22"/>
      </w:rPr>
      <w:t xml:space="preserve">           </w:t>
    </w:r>
    <w:r>
      <w:rPr>
        <w:lang w:val="en-US"/>
      </w:rPr>
      <w:t xml:space="preserve">               </w:t>
    </w:r>
    <w:r>
      <w:t xml:space="preserve">               </w:t>
    </w:r>
    <w:r>
      <w:rPr>
        <w:lang w:val="en-US"/>
      </w:rPr>
      <w:t xml:space="preserve">       </w:t>
    </w:r>
    <w:r>
      <w:t xml:space="preserve">      </w:t>
    </w:r>
  </w:p>
  <w:p w14:paraId="0B20FFB8" w14:textId="77777777" w:rsidR="00D777BF" w:rsidRPr="005065F1" w:rsidRDefault="00D777BF" w:rsidP="004E310B">
    <w:pPr>
      <w:pStyle w:val="ac"/>
      <w:rPr>
        <w:rFonts w:ascii="Arial" w:hAnsi="Arial" w:cs="Arial"/>
        <w:sz w:val="22"/>
        <w:szCs w:val="22"/>
      </w:rPr>
    </w:pPr>
    <w:r>
      <w:t xml:space="preserve">   </w:t>
    </w:r>
    <w:r>
      <w:rPr>
        <w:lang w:val="en-US"/>
      </w:rPr>
      <w:t xml:space="preserve">                          </w:t>
    </w:r>
  </w:p>
  <w:p w14:paraId="0BFEF34A" w14:textId="77777777" w:rsidR="00D777BF" w:rsidRPr="005065F1" w:rsidRDefault="00D777BF" w:rsidP="004E310B">
    <w:pPr>
      <w:pStyle w:val="ac"/>
      <w:rPr>
        <w:rFonts w:ascii="Arial" w:hAnsi="Arial" w:cs="Arial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236"/>
      <w:gridCol w:w="5878"/>
      <w:gridCol w:w="982"/>
      <w:gridCol w:w="1099"/>
    </w:tblGrid>
    <w:tr w:rsidR="00D777BF" w:rsidRPr="00CC7D70" w14:paraId="003F0959" w14:textId="77777777" w:rsidTr="0077290B">
      <w:trPr>
        <w:cantSplit/>
        <w:trHeight w:val="227"/>
      </w:trPr>
      <w:tc>
        <w:tcPr>
          <w:tcW w:w="22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85" w:type="dxa"/>
            <w:right w:w="85" w:type="dxa"/>
          </w:tcMar>
          <w:vAlign w:val="center"/>
        </w:tcPr>
        <w:p w14:paraId="43FBE0C7" w14:textId="71AAB727" w:rsidR="00D777BF" w:rsidRPr="00512E02" w:rsidRDefault="00D777BF" w:rsidP="00C937C4">
          <w:pPr>
            <w:pStyle w:val="ac"/>
            <w:rPr>
              <w:rFonts w:ascii="Arial" w:hAnsi="Arial"/>
              <w:color w:val="808080"/>
              <w:sz w:val="22"/>
              <w:szCs w:val="22"/>
            </w:rPr>
          </w:pPr>
          <w:r w:rsidRPr="00B76134">
            <w:rPr>
              <w:b/>
              <w:noProof/>
              <w:sz w:val="26"/>
              <w:szCs w:val="26"/>
            </w:rPr>
            <w:drawing>
              <wp:inline distT="0" distB="0" distL="0" distR="0" wp14:anchorId="3D413EFE" wp14:editId="0B1A5870">
                <wp:extent cx="1285439" cy="294256"/>
                <wp:effectExtent l="0" t="0" r="0" b="0"/>
                <wp:docPr id="13" name="Рисунок 13" descr="КМГ-КУМКОЛ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КМГ-КУМКОЛЬ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4509" cy="33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85" w:type="dxa"/>
            <w:right w:w="85" w:type="dxa"/>
          </w:tcMar>
          <w:vAlign w:val="center"/>
        </w:tcPr>
        <w:p w14:paraId="30EB1234" w14:textId="0618E35D" w:rsidR="00D777BF" w:rsidRPr="000816DC" w:rsidRDefault="00D777BF" w:rsidP="00C937C4">
          <w:pPr>
            <w:pStyle w:val="ac"/>
            <w:spacing w:after="60"/>
            <w:jc w:val="center"/>
            <w:rPr>
              <w:b/>
              <w:color w:val="262626"/>
              <w:sz w:val="22"/>
              <w:szCs w:val="22"/>
            </w:rPr>
          </w:pPr>
          <w:r w:rsidRPr="00F12BEF">
            <w:rPr>
              <w:b/>
              <w:color w:val="262626"/>
              <w:sz w:val="22"/>
              <w:szCs w:val="22"/>
            </w:rPr>
            <w:t>ТОО</w:t>
          </w:r>
          <w:r w:rsidRPr="000816DC">
            <w:rPr>
              <w:b/>
              <w:color w:val="262626"/>
              <w:sz w:val="22"/>
              <w:szCs w:val="22"/>
            </w:rPr>
            <w:t xml:space="preserve"> «</w:t>
          </w:r>
          <w:r>
            <w:rPr>
              <w:b/>
              <w:color w:val="262626"/>
              <w:sz w:val="22"/>
              <w:szCs w:val="22"/>
            </w:rPr>
            <w:t>КМГ-КМУКОЛЬ</w:t>
          </w:r>
          <w:r w:rsidRPr="000816DC">
            <w:rPr>
              <w:b/>
              <w:color w:val="262626"/>
              <w:sz w:val="22"/>
              <w:szCs w:val="22"/>
            </w:rPr>
            <w:t>»</w:t>
          </w:r>
        </w:p>
        <w:p w14:paraId="45261B8C" w14:textId="70227679" w:rsidR="00D777BF" w:rsidRPr="00026E4D" w:rsidRDefault="00D777BF" w:rsidP="00C937C4">
          <w:pPr>
            <w:pStyle w:val="ac"/>
            <w:jc w:val="center"/>
            <w:rPr>
              <w:b/>
              <w:color w:val="262626"/>
              <w:sz w:val="22"/>
              <w:szCs w:val="22"/>
            </w:rPr>
          </w:pPr>
          <w:r>
            <w:rPr>
              <w:b/>
              <w:color w:val="262626"/>
              <w:sz w:val="22"/>
              <w:szCs w:val="22"/>
            </w:rPr>
            <w:t>Рабочая</w:t>
          </w:r>
          <w:r w:rsidRPr="00EB339F">
            <w:rPr>
              <w:b/>
              <w:color w:val="262626"/>
              <w:sz w:val="22"/>
              <w:szCs w:val="22"/>
            </w:rPr>
            <w:t xml:space="preserve"> инструкци</w:t>
          </w:r>
          <w:r>
            <w:rPr>
              <w:b/>
              <w:color w:val="262626"/>
              <w:sz w:val="22"/>
              <w:szCs w:val="22"/>
            </w:rPr>
            <w:t>я</w:t>
          </w:r>
        </w:p>
        <w:p w14:paraId="61FBAEB6" w14:textId="0ECAE80B" w:rsidR="00D777BF" w:rsidRPr="00377F7C" w:rsidRDefault="00D777BF" w:rsidP="00C937C4">
          <w:pPr>
            <w:pStyle w:val="ac"/>
            <w:jc w:val="center"/>
            <w:rPr>
              <w:b/>
              <w:color w:val="262626" w:themeColor="text1" w:themeTint="D9"/>
              <w:sz w:val="28"/>
              <w:szCs w:val="28"/>
            </w:rPr>
          </w:pPr>
          <w:r>
            <w:rPr>
              <w:b/>
              <w:color w:val="262626"/>
              <w:sz w:val="28"/>
              <w:szCs w:val="28"/>
            </w:rPr>
            <w:t>Нормализация записей ТРУ в инструменте на базе 1С</w:t>
          </w:r>
        </w:p>
      </w:tc>
      <w:tc>
        <w:tcPr>
          <w:tcW w:w="210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tcMar>
            <w:left w:w="28" w:type="dxa"/>
            <w:right w:w="28" w:type="dxa"/>
          </w:tcMar>
          <w:vAlign w:val="center"/>
        </w:tcPr>
        <w:p w14:paraId="0F6A68B1" w14:textId="1934AED0" w:rsidR="00D777BF" w:rsidRPr="00E87FDB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</w:p>
      </w:tc>
    </w:tr>
    <w:tr w:rsidR="00D777BF" w14:paraId="11785698" w14:textId="77777777" w:rsidTr="0077290B">
      <w:trPr>
        <w:cantSplit/>
        <w:trHeight w:val="227"/>
      </w:trPr>
      <w:tc>
        <w:tcPr>
          <w:tcW w:w="22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D5653E8" w14:textId="77777777" w:rsidR="00D777BF" w:rsidRPr="00026E4D" w:rsidRDefault="00D777BF" w:rsidP="00C937C4">
          <w:pPr>
            <w:pStyle w:val="ac"/>
            <w:jc w:val="center"/>
            <w:rPr>
              <w:rFonts w:ascii="Arial" w:hAnsi="Arial"/>
              <w:color w:val="808080"/>
              <w:sz w:val="22"/>
              <w:szCs w:val="22"/>
            </w:rPr>
          </w:pPr>
        </w:p>
      </w:tc>
      <w:tc>
        <w:tcPr>
          <w:tcW w:w="595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DDA414" w14:textId="77777777" w:rsidR="00D777BF" w:rsidRPr="00026E4D" w:rsidRDefault="00D777BF" w:rsidP="00C937C4">
          <w:pPr>
            <w:pStyle w:val="ac"/>
            <w:jc w:val="center"/>
            <w:rPr>
              <w:b/>
              <w:color w:val="262626"/>
              <w:sz w:val="28"/>
              <w:szCs w:val="28"/>
            </w:rPr>
          </w:pPr>
        </w:p>
      </w:tc>
      <w:tc>
        <w:tcPr>
          <w:tcW w:w="2105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noWrap/>
          <w:tcMar>
            <w:left w:w="57" w:type="dxa"/>
            <w:right w:w="57" w:type="dxa"/>
          </w:tcMar>
          <w:vAlign w:val="center"/>
        </w:tcPr>
        <w:p w14:paraId="28EC6F58" w14:textId="541E8F53" w:rsidR="00D777BF" w:rsidRPr="00E87FDB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</w:p>
      </w:tc>
    </w:tr>
    <w:tr w:rsidR="00D777BF" w14:paraId="14298925" w14:textId="77777777" w:rsidTr="0077290B">
      <w:trPr>
        <w:cantSplit/>
        <w:trHeight w:val="227"/>
      </w:trPr>
      <w:tc>
        <w:tcPr>
          <w:tcW w:w="22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09EAD9B" w14:textId="77777777" w:rsidR="00D777BF" w:rsidRDefault="00D777BF" w:rsidP="00C937C4">
          <w:pPr>
            <w:pStyle w:val="ac"/>
            <w:jc w:val="center"/>
            <w:rPr>
              <w:rFonts w:ascii="Arial" w:hAnsi="Arial"/>
              <w:color w:val="808080"/>
              <w:sz w:val="22"/>
              <w:szCs w:val="22"/>
            </w:rPr>
          </w:pPr>
        </w:p>
      </w:tc>
      <w:tc>
        <w:tcPr>
          <w:tcW w:w="595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76E979" w14:textId="77777777" w:rsidR="00D777BF" w:rsidRDefault="00D777BF" w:rsidP="00C937C4">
          <w:pPr>
            <w:pStyle w:val="ac"/>
            <w:jc w:val="center"/>
            <w:rPr>
              <w:b/>
              <w:color w:val="262626"/>
              <w:sz w:val="28"/>
              <w:szCs w:val="28"/>
            </w:rPr>
          </w:pPr>
        </w:p>
      </w:tc>
      <w:tc>
        <w:tcPr>
          <w:tcW w:w="210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tcMar>
            <w:left w:w="57" w:type="dxa"/>
            <w:right w:w="57" w:type="dxa"/>
          </w:tcMar>
          <w:vAlign w:val="center"/>
        </w:tcPr>
        <w:p w14:paraId="56E7C2D0" w14:textId="495DCDEF" w:rsidR="00D777BF" w:rsidRPr="00B12135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</w:p>
      </w:tc>
    </w:tr>
    <w:tr w:rsidR="00D777BF" w14:paraId="04468534" w14:textId="77777777" w:rsidTr="0077290B">
      <w:trPr>
        <w:cantSplit/>
        <w:trHeight w:val="227"/>
      </w:trPr>
      <w:tc>
        <w:tcPr>
          <w:tcW w:w="22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87F1348" w14:textId="77777777" w:rsidR="00D777BF" w:rsidRDefault="00D777BF" w:rsidP="00C937C4">
          <w:pPr>
            <w:pStyle w:val="ac"/>
            <w:jc w:val="center"/>
            <w:rPr>
              <w:rFonts w:ascii="Arial" w:hAnsi="Arial"/>
              <w:color w:val="808080"/>
              <w:sz w:val="22"/>
              <w:szCs w:val="22"/>
            </w:rPr>
          </w:pPr>
        </w:p>
      </w:tc>
      <w:tc>
        <w:tcPr>
          <w:tcW w:w="595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E136588" w14:textId="77777777" w:rsidR="00D777BF" w:rsidRDefault="00D777BF" w:rsidP="00C937C4">
          <w:pPr>
            <w:pStyle w:val="ac"/>
            <w:jc w:val="center"/>
            <w:rPr>
              <w:b/>
              <w:color w:val="262626"/>
              <w:sz w:val="28"/>
              <w:szCs w:val="28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tcMar>
            <w:left w:w="57" w:type="dxa"/>
            <w:right w:w="57" w:type="dxa"/>
          </w:tcMar>
          <w:vAlign w:val="center"/>
        </w:tcPr>
        <w:p w14:paraId="292AEAF9" w14:textId="3D3066C1" w:rsidR="00D777BF" w:rsidRPr="00B12135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  <w:r>
            <w:rPr>
              <w:b/>
              <w:color w:val="262626"/>
              <w:sz w:val="16"/>
              <w:szCs w:val="16"/>
            </w:rPr>
            <w:t>Дата</w:t>
          </w:r>
        </w:p>
      </w:tc>
      <w:tc>
        <w:tcPr>
          <w:tcW w:w="11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tcMar>
            <w:left w:w="57" w:type="dxa"/>
            <w:right w:w="57" w:type="dxa"/>
          </w:tcMar>
          <w:vAlign w:val="center"/>
        </w:tcPr>
        <w:p w14:paraId="6E8520C1" w14:textId="04E2C27F" w:rsidR="00D777BF" w:rsidRPr="00B12135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  <w:r>
            <w:rPr>
              <w:b/>
              <w:color w:val="262626"/>
              <w:sz w:val="16"/>
              <w:szCs w:val="16"/>
            </w:rPr>
            <w:t>06</w:t>
          </w:r>
          <w:r w:rsidRPr="00E87FDB">
            <w:rPr>
              <w:b/>
              <w:color w:val="262626"/>
              <w:sz w:val="16"/>
              <w:szCs w:val="16"/>
            </w:rPr>
            <w:t>.0</w:t>
          </w:r>
          <w:r>
            <w:rPr>
              <w:b/>
              <w:color w:val="262626"/>
              <w:sz w:val="16"/>
              <w:szCs w:val="16"/>
            </w:rPr>
            <w:t>4</w:t>
          </w:r>
          <w:r w:rsidRPr="00E87FDB">
            <w:rPr>
              <w:b/>
              <w:color w:val="262626"/>
              <w:sz w:val="16"/>
              <w:szCs w:val="16"/>
            </w:rPr>
            <w:t>.202</w:t>
          </w:r>
          <w:r>
            <w:rPr>
              <w:b/>
              <w:color w:val="262626"/>
              <w:sz w:val="16"/>
              <w:szCs w:val="16"/>
            </w:rPr>
            <w:t>1</w:t>
          </w:r>
        </w:p>
      </w:tc>
    </w:tr>
    <w:tr w:rsidR="00D777BF" w:rsidRPr="005E4491" w14:paraId="33D283E2" w14:textId="77777777" w:rsidTr="0077290B">
      <w:trPr>
        <w:cantSplit/>
        <w:trHeight w:val="227"/>
      </w:trPr>
      <w:tc>
        <w:tcPr>
          <w:tcW w:w="22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70BD63" w14:textId="77777777" w:rsidR="00D777BF" w:rsidRDefault="00D777BF" w:rsidP="00C937C4">
          <w:pPr>
            <w:pStyle w:val="ac"/>
            <w:jc w:val="center"/>
            <w:rPr>
              <w:rFonts w:ascii="Arial" w:hAnsi="Arial"/>
              <w:color w:val="808080"/>
              <w:sz w:val="22"/>
              <w:szCs w:val="22"/>
            </w:rPr>
          </w:pPr>
        </w:p>
      </w:tc>
      <w:tc>
        <w:tcPr>
          <w:tcW w:w="595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1E39DC" w14:textId="77777777" w:rsidR="00D777BF" w:rsidRDefault="00D777BF" w:rsidP="00C937C4">
          <w:pPr>
            <w:pStyle w:val="ac"/>
            <w:jc w:val="center"/>
            <w:rPr>
              <w:b/>
              <w:color w:val="262626"/>
              <w:sz w:val="28"/>
              <w:szCs w:val="28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tcMar>
            <w:left w:w="57" w:type="dxa"/>
            <w:right w:w="57" w:type="dxa"/>
          </w:tcMar>
          <w:vAlign w:val="center"/>
        </w:tcPr>
        <w:p w14:paraId="429E7DEB" w14:textId="7A111715" w:rsidR="00D777BF" w:rsidRPr="00B12135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  <w:r>
            <w:rPr>
              <w:b/>
              <w:color w:val="262626"/>
              <w:sz w:val="16"/>
              <w:szCs w:val="16"/>
            </w:rPr>
            <w:t>Версия</w:t>
          </w:r>
        </w:p>
      </w:tc>
      <w:tc>
        <w:tcPr>
          <w:tcW w:w="11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tcMar>
            <w:left w:w="57" w:type="dxa"/>
            <w:right w:w="57" w:type="dxa"/>
          </w:tcMar>
          <w:vAlign w:val="center"/>
        </w:tcPr>
        <w:p w14:paraId="555187C5" w14:textId="022A77FF" w:rsidR="00D777BF" w:rsidRPr="00B12135" w:rsidRDefault="00D777BF" w:rsidP="00C937C4">
          <w:pPr>
            <w:pStyle w:val="ac"/>
            <w:jc w:val="center"/>
            <w:rPr>
              <w:b/>
              <w:color w:val="262626"/>
              <w:sz w:val="16"/>
              <w:szCs w:val="16"/>
            </w:rPr>
          </w:pPr>
          <w:r>
            <w:rPr>
              <w:b/>
              <w:color w:val="262626"/>
              <w:sz w:val="16"/>
              <w:szCs w:val="16"/>
            </w:rPr>
            <w:t>001</w:t>
          </w:r>
        </w:p>
      </w:tc>
    </w:tr>
  </w:tbl>
  <w:p w14:paraId="489EEB7A" w14:textId="5FECDF5D" w:rsidR="00D777BF" w:rsidRPr="00C937C4" w:rsidRDefault="00D777BF" w:rsidP="00C937C4">
    <w:pPr>
      <w:pStyle w:val="ac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BD171" w14:textId="77777777" w:rsidR="00D777BF" w:rsidRDefault="00D777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119"/>
      <w:gridCol w:w="3402"/>
      <w:gridCol w:w="1559"/>
      <w:gridCol w:w="1701"/>
    </w:tblGrid>
    <w:tr w:rsidR="00D777BF" w14:paraId="70514492" w14:textId="77777777" w:rsidTr="004E310B">
      <w:trPr>
        <w:cantSplit/>
        <w:trHeight w:val="565"/>
      </w:trPr>
      <w:tc>
        <w:tcPr>
          <w:tcW w:w="3119" w:type="dxa"/>
        </w:tcPr>
        <w:p w14:paraId="64B26A8F" w14:textId="77777777" w:rsidR="00D777BF" w:rsidRDefault="00D777BF">
          <w:pPr>
            <w:pStyle w:val="ac"/>
            <w:tabs>
              <w:tab w:val="clear" w:pos="4153"/>
              <w:tab w:val="clear" w:pos="8306"/>
            </w:tabs>
            <w:rPr>
              <w:rFonts w:ascii="Arial" w:hAnsi="Arial" w:cs="Arial"/>
              <w:b/>
              <w:bCs/>
            </w:rPr>
          </w:pPr>
          <w:r>
            <w:rPr>
              <w:b/>
              <w:noProof/>
              <w:color w:val="000080"/>
            </w:rPr>
            <w:t xml:space="preserve">      </w:t>
          </w:r>
          <w:r w:rsidRPr="006D0084">
            <w:rPr>
              <w:b/>
              <w:noProof/>
              <w:color w:val="000080"/>
            </w:rPr>
            <w:drawing>
              <wp:inline distT="0" distB="0" distL="0" distR="0" wp14:anchorId="49028511" wp14:editId="00B7C900">
                <wp:extent cx="1297305" cy="361315"/>
                <wp:effectExtent l="0" t="0" r="0" b="635"/>
                <wp:docPr id="24" name="Рисунок 1" descr="C:\Users\a.rahim\AppData\Local\Microsoft\Windows\Temporary Internet Files\Content.Outlook\1U37JKF0\ембамунайгаз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C:\Users\a.rahim\AppData\Local\Microsoft\Windows\Temporary Internet Files\Content.Outlook\1U37JKF0\ембамунайгаз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7305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gridSpan w:val="3"/>
        </w:tcPr>
        <w:p w14:paraId="2BAEE9EF" w14:textId="77777777" w:rsidR="00D777BF" w:rsidRPr="001628DA" w:rsidRDefault="00D777BF">
          <w:pPr>
            <w:pStyle w:val="ac"/>
            <w:tabs>
              <w:tab w:val="clear" w:pos="4153"/>
              <w:tab w:val="clear" w:pos="8306"/>
            </w:tabs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АО</w:t>
          </w:r>
          <w:r w:rsidRPr="001628DA">
            <w:rPr>
              <w:b/>
              <w:bCs/>
              <w:sz w:val="24"/>
              <w:szCs w:val="24"/>
            </w:rPr>
            <w:t xml:space="preserve"> «Эмбамунайгаз»</w:t>
          </w:r>
        </w:p>
      </w:tc>
    </w:tr>
    <w:tr w:rsidR="00D777BF" w14:paraId="0E9D63AF" w14:textId="77777777" w:rsidTr="004E310B">
      <w:trPr>
        <w:cantSplit/>
        <w:trHeight w:val="322"/>
      </w:trPr>
      <w:tc>
        <w:tcPr>
          <w:tcW w:w="9781" w:type="dxa"/>
          <w:gridSpan w:val="4"/>
        </w:tcPr>
        <w:p w14:paraId="78C09191" w14:textId="77777777" w:rsidR="00D777BF" w:rsidRDefault="00D777BF" w:rsidP="004E310B">
          <w:pPr>
            <w:pStyle w:val="ac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sz w:val="22"/>
            </w:rPr>
          </w:pPr>
          <w:r>
            <w:rPr>
              <w:b/>
              <w:bCs/>
              <w:iCs/>
              <w:sz w:val="22"/>
            </w:rPr>
            <w:t>Процедура управления справочником материалов АО «Эмбамунайгаз»</w:t>
          </w:r>
        </w:p>
      </w:tc>
    </w:tr>
    <w:tr w:rsidR="00D777BF" w14:paraId="698E90E9" w14:textId="77777777" w:rsidTr="004E310B">
      <w:trPr>
        <w:cantSplit/>
        <w:trHeight w:val="222"/>
      </w:trPr>
      <w:tc>
        <w:tcPr>
          <w:tcW w:w="3119" w:type="dxa"/>
        </w:tcPr>
        <w:p w14:paraId="4705FBBA" w14:textId="77777777" w:rsidR="00D777BF" w:rsidRPr="009610F9" w:rsidRDefault="00D777BF" w:rsidP="004E310B">
          <w:pPr>
            <w:pStyle w:val="ac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sz w:val="22"/>
            </w:rPr>
          </w:pPr>
          <w:r>
            <w:rPr>
              <w:b/>
              <w:bCs/>
              <w:iCs/>
              <w:sz w:val="22"/>
            </w:rPr>
            <w:t>Процедура</w:t>
          </w:r>
        </w:p>
      </w:tc>
      <w:tc>
        <w:tcPr>
          <w:tcW w:w="3402" w:type="dxa"/>
        </w:tcPr>
        <w:p w14:paraId="4B96EF87" w14:textId="77777777" w:rsidR="00D777BF" w:rsidRPr="009610F9" w:rsidRDefault="00D777BF" w:rsidP="004E310B">
          <w:pPr>
            <w:pStyle w:val="ac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sz w:val="22"/>
            </w:rPr>
          </w:pPr>
          <w:r>
            <w:rPr>
              <w:b/>
              <w:bCs/>
              <w:iCs/>
              <w:sz w:val="22"/>
            </w:rPr>
            <w:t>П-</w:t>
          </w:r>
        </w:p>
      </w:tc>
      <w:tc>
        <w:tcPr>
          <w:tcW w:w="1559" w:type="dxa"/>
        </w:tcPr>
        <w:p w14:paraId="786FE987" w14:textId="77777777" w:rsidR="00D777BF" w:rsidRPr="009610F9" w:rsidRDefault="00D777BF" w:rsidP="004E310B">
          <w:pPr>
            <w:pStyle w:val="ac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sz w:val="22"/>
            </w:rPr>
          </w:pPr>
          <w:r w:rsidRPr="009610F9">
            <w:rPr>
              <w:b/>
              <w:bCs/>
              <w:iCs/>
              <w:sz w:val="22"/>
            </w:rPr>
            <w:t xml:space="preserve">Редакция </w:t>
          </w:r>
        </w:p>
      </w:tc>
      <w:tc>
        <w:tcPr>
          <w:tcW w:w="1701" w:type="dxa"/>
        </w:tcPr>
        <w:p w14:paraId="785ED7ED" w14:textId="77777777" w:rsidR="00D777BF" w:rsidRPr="009610F9" w:rsidRDefault="00D777BF" w:rsidP="004E310B">
          <w:pPr>
            <w:pStyle w:val="ac"/>
            <w:tabs>
              <w:tab w:val="clear" w:pos="4153"/>
              <w:tab w:val="clear" w:pos="8306"/>
            </w:tabs>
            <w:jc w:val="center"/>
            <w:rPr>
              <w:b/>
              <w:bCs/>
              <w:iCs/>
              <w:sz w:val="22"/>
            </w:rPr>
          </w:pPr>
          <w:r w:rsidRPr="009610F9">
            <w:rPr>
              <w:b/>
              <w:bCs/>
              <w:iCs/>
              <w:sz w:val="22"/>
            </w:rPr>
            <w:t xml:space="preserve">стр. </w:t>
          </w:r>
          <w:r w:rsidRPr="009610F9">
            <w:rPr>
              <w:b/>
              <w:bCs/>
              <w:iCs/>
              <w:sz w:val="22"/>
            </w:rPr>
            <w:fldChar w:fldCharType="begin"/>
          </w:r>
          <w:r w:rsidRPr="009610F9">
            <w:rPr>
              <w:b/>
              <w:bCs/>
              <w:iCs/>
              <w:sz w:val="22"/>
            </w:rPr>
            <w:instrText xml:space="preserve"> PAGE </w:instrText>
          </w:r>
          <w:r w:rsidRPr="009610F9">
            <w:rPr>
              <w:b/>
              <w:bCs/>
              <w:iCs/>
              <w:sz w:val="22"/>
            </w:rPr>
            <w:fldChar w:fldCharType="separate"/>
          </w:r>
          <w:r>
            <w:rPr>
              <w:b/>
              <w:bCs/>
              <w:iCs/>
              <w:noProof/>
              <w:sz w:val="22"/>
            </w:rPr>
            <w:t>2</w:t>
          </w:r>
          <w:r w:rsidRPr="009610F9">
            <w:rPr>
              <w:b/>
              <w:bCs/>
              <w:iCs/>
              <w:sz w:val="22"/>
            </w:rPr>
            <w:fldChar w:fldCharType="end"/>
          </w:r>
          <w:r w:rsidRPr="009610F9">
            <w:rPr>
              <w:b/>
              <w:bCs/>
              <w:iCs/>
              <w:sz w:val="22"/>
            </w:rPr>
            <w:t xml:space="preserve"> из </w:t>
          </w:r>
          <w:r>
            <w:rPr>
              <w:b/>
              <w:bCs/>
              <w:iCs/>
              <w:sz w:val="22"/>
            </w:rPr>
            <w:t>16</w:t>
          </w:r>
        </w:p>
      </w:tc>
    </w:tr>
    <w:tr w:rsidR="00D777BF" w14:paraId="09A52209" w14:textId="77777777" w:rsidTr="004E310B">
      <w:trPr>
        <w:cantSplit/>
        <w:trHeight w:val="1091"/>
      </w:trPr>
      <w:tc>
        <w:tcPr>
          <w:tcW w:w="3119" w:type="dxa"/>
        </w:tcPr>
        <w:p w14:paraId="1D5A378D" w14:textId="77777777" w:rsidR="00D777BF" w:rsidRDefault="00D777BF" w:rsidP="004E310B">
          <w:pPr>
            <w:pStyle w:val="ac"/>
            <w:jc w:val="both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>Разработал</w:t>
          </w:r>
        </w:p>
        <w:p w14:paraId="2911EE32" w14:textId="77777777" w:rsidR="00D777BF" w:rsidRDefault="00D777BF" w:rsidP="004E310B">
          <w:pPr>
            <w:pStyle w:val="ac"/>
            <w:jc w:val="both"/>
            <w:rPr>
              <w:sz w:val="22"/>
              <w:szCs w:val="22"/>
            </w:rPr>
          </w:pPr>
        </w:p>
        <w:p w14:paraId="2FEBC311" w14:textId="77777777" w:rsidR="00D777BF" w:rsidRDefault="00D777BF" w:rsidP="004E310B">
          <w:pPr>
            <w:pStyle w:val="ac"/>
            <w:jc w:val="both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>_______</w:t>
          </w:r>
          <w:r>
            <w:rPr>
              <w:sz w:val="22"/>
              <w:szCs w:val="22"/>
            </w:rPr>
            <w:t>______________</w:t>
          </w:r>
        </w:p>
        <w:p w14:paraId="02A720EC" w14:textId="77777777" w:rsidR="00D777BF" w:rsidRPr="00C302F8" w:rsidRDefault="00D777BF" w:rsidP="004E310B">
          <w:pPr>
            <w:pStyle w:val="ac"/>
            <w:jc w:val="both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>«____» __________</w:t>
          </w:r>
          <w:r>
            <w:rPr>
              <w:sz w:val="22"/>
              <w:szCs w:val="22"/>
            </w:rPr>
            <w:t>_</w:t>
          </w:r>
          <w:r w:rsidRPr="00C302F8">
            <w:rPr>
              <w:sz w:val="22"/>
              <w:szCs w:val="22"/>
            </w:rPr>
            <w:t>_201</w:t>
          </w:r>
          <w:r>
            <w:rPr>
              <w:sz w:val="22"/>
              <w:szCs w:val="22"/>
            </w:rPr>
            <w:t>5</w:t>
          </w:r>
          <w:r w:rsidRPr="00C302F8">
            <w:rPr>
              <w:sz w:val="22"/>
              <w:szCs w:val="22"/>
            </w:rPr>
            <w:t xml:space="preserve"> г.</w:t>
          </w:r>
        </w:p>
      </w:tc>
      <w:tc>
        <w:tcPr>
          <w:tcW w:w="3402" w:type="dxa"/>
        </w:tcPr>
        <w:p w14:paraId="60A6A49F" w14:textId="77777777" w:rsidR="00D777BF" w:rsidRDefault="00D777BF" w:rsidP="004E310B">
          <w:pPr>
            <w:pStyle w:val="ac"/>
            <w:jc w:val="both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>Проверил</w:t>
          </w:r>
        </w:p>
        <w:p w14:paraId="74064C04" w14:textId="77777777" w:rsidR="00D777BF" w:rsidRDefault="00D777BF" w:rsidP="004E310B">
          <w:pPr>
            <w:pStyle w:val="ac"/>
            <w:jc w:val="both"/>
            <w:rPr>
              <w:sz w:val="22"/>
              <w:szCs w:val="22"/>
            </w:rPr>
          </w:pPr>
          <w:r>
            <w:rPr>
              <w:sz w:val="22"/>
              <w:szCs w:val="22"/>
            </w:rPr>
            <w:t>Шарипбаев Д.А.</w:t>
          </w:r>
        </w:p>
        <w:p w14:paraId="309F27A5" w14:textId="77777777" w:rsidR="00D777BF" w:rsidRDefault="00D777BF" w:rsidP="004E310B">
          <w:pPr>
            <w:pStyle w:val="ac"/>
            <w:jc w:val="both"/>
            <w:rPr>
              <w:sz w:val="22"/>
              <w:szCs w:val="22"/>
            </w:rPr>
          </w:pPr>
          <w:r>
            <w:rPr>
              <w:sz w:val="22"/>
              <w:szCs w:val="22"/>
            </w:rPr>
            <w:t>_______________________</w:t>
          </w:r>
        </w:p>
        <w:p w14:paraId="64C0B7E3" w14:textId="77777777" w:rsidR="00D777BF" w:rsidRPr="00C302F8" w:rsidRDefault="00D777BF" w:rsidP="004E310B">
          <w:pPr>
            <w:pStyle w:val="ac"/>
            <w:jc w:val="both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 xml:space="preserve"> «____» _______</w:t>
          </w:r>
          <w:r>
            <w:rPr>
              <w:sz w:val="22"/>
              <w:szCs w:val="22"/>
            </w:rPr>
            <w:t>__</w:t>
          </w:r>
          <w:r w:rsidRPr="00C302F8">
            <w:rPr>
              <w:sz w:val="22"/>
              <w:szCs w:val="22"/>
            </w:rPr>
            <w:t>___201</w:t>
          </w:r>
          <w:r>
            <w:rPr>
              <w:sz w:val="22"/>
              <w:szCs w:val="22"/>
            </w:rPr>
            <w:t>5</w:t>
          </w:r>
          <w:r w:rsidRPr="00C302F8">
            <w:rPr>
              <w:sz w:val="22"/>
              <w:szCs w:val="22"/>
            </w:rPr>
            <w:t>г.</w:t>
          </w:r>
        </w:p>
      </w:tc>
      <w:tc>
        <w:tcPr>
          <w:tcW w:w="3260" w:type="dxa"/>
          <w:gridSpan w:val="2"/>
        </w:tcPr>
        <w:p w14:paraId="505B5C3A" w14:textId="77777777" w:rsidR="00D777BF" w:rsidRPr="00C302F8" w:rsidRDefault="00D777BF" w:rsidP="004E310B">
          <w:pPr>
            <w:pStyle w:val="ac"/>
            <w:tabs>
              <w:tab w:val="left" w:pos="708"/>
            </w:tabs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>Утвержден</w:t>
          </w:r>
          <w:r>
            <w:rPr>
              <w:sz w:val="22"/>
              <w:szCs w:val="22"/>
            </w:rPr>
            <w:t>ы</w:t>
          </w:r>
          <w:r w:rsidRPr="00C302F8">
            <w:rPr>
              <w:sz w:val="22"/>
              <w:szCs w:val="22"/>
            </w:rPr>
            <w:t xml:space="preserve"> </w:t>
          </w:r>
          <w:r w:rsidRPr="00913C99">
            <w:rPr>
              <w:sz w:val="22"/>
              <w:szCs w:val="22"/>
            </w:rPr>
            <w:t xml:space="preserve">решением </w:t>
          </w:r>
          <w:r>
            <w:rPr>
              <w:sz w:val="22"/>
              <w:szCs w:val="22"/>
            </w:rPr>
            <w:t>Правления Общества</w:t>
          </w:r>
        </w:p>
        <w:p w14:paraId="5BEDF1F6" w14:textId="77777777" w:rsidR="00D777BF" w:rsidRDefault="00D777BF" w:rsidP="004E310B">
          <w:pPr>
            <w:pStyle w:val="ac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 xml:space="preserve">протокол № </w:t>
          </w:r>
          <w:r>
            <w:rPr>
              <w:sz w:val="22"/>
              <w:szCs w:val="22"/>
            </w:rPr>
            <w:t>_</w:t>
          </w:r>
          <w:r w:rsidRPr="00C302F8">
            <w:rPr>
              <w:sz w:val="22"/>
              <w:szCs w:val="22"/>
            </w:rPr>
            <w:t>_</w:t>
          </w:r>
          <w:r>
            <w:rPr>
              <w:sz w:val="22"/>
              <w:szCs w:val="22"/>
            </w:rPr>
            <w:t>______</w:t>
          </w:r>
          <w:r w:rsidRPr="00C302F8">
            <w:rPr>
              <w:sz w:val="22"/>
              <w:szCs w:val="22"/>
            </w:rPr>
            <w:t>__</w:t>
          </w:r>
        </w:p>
        <w:p w14:paraId="526862DA" w14:textId="77777777" w:rsidR="00D777BF" w:rsidRPr="00BF3DF9" w:rsidRDefault="00D777BF" w:rsidP="004E310B">
          <w:pPr>
            <w:pStyle w:val="ac"/>
            <w:rPr>
              <w:sz w:val="22"/>
              <w:szCs w:val="22"/>
            </w:rPr>
          </w:pPr>
          <w:r w:rsidRPr="00C302F8">
            <w:rPr>
              <w:sz w:val="22"/>
              <w:szCs w:val="22"/>
            </w:rPr>
            <w:t>от «___»______</w:t>
          </w:r>
          <w:r>
            <w:rPr>
              <w:sz w:val="22"/>
              <w:szCs w:val="22"/>
            </w:rPr>
            <w:t>__</w:t>
          </w:r>
          <w:r w:rsidRPr="00C302F8">
            <w:rPr>
              <w:sz w:val="22"/>
              <w:szCs w:val="22"/>
            </w:rPr>
            <w:t>_</w:t>
          </w:r>
          <w:r>
            <w:rPr>
              <w:sz w:val="22"/>
              <w:szCs w:val="22"/>
            </w:rPr>
            <w:t>____2015</w:t>
          </w:r>
          <w:r w:rsidRPr="00C302F8">
            <w:rPr>
              <w:sz w:val="22"/>
              <w:szCs w:val="22"/>
            </w:rPr>
            <w:t xml:space="preserve"> г.</w:t>
          </w:r>
        </w:p>
      </w:tc>
    </w:tr>
  </w:tbl>
  <w:p w14:paraId="1F1768C5" w14:textId="77777777" w:rsidR="00D777BF" w:rsidRDefault="00D777BF">
    <w:pPr>
      <w:pStyle w:val="ac"/>
      <w:rPr>
        <w:sz w:val="22"/>
      </w:rPr>
    </w:pPr>
  </w:p>
  <w:p w14:paraId="601B1B91" w14:textId="77777777" w:rsidR="00D777BF" w:rsidRDefault="00D777BF">
    <w:pPr>
      <w:pStyle w:val="ac"/>
    </w:pPr>
  </w:p>
  <w:p w14:paraId="0AFD66E4" w14:textId="77777777" w:rsidR="00D777BF" w:rsidRDefault="00D777BF"/>
  <w:p w14:paraId="3660EACE" w14:textId="77777777" w:rsidR="00D777BF" w:rsidRDefault="00D777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D168F868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CEC8D00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5A4135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1F14939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972447C"/>
    <w:lvl w:ilvl="0">
      <w:start w:val="1"/>
      <w:numFmt w:val="decimal"/>
      <w:pStyle w:val="a"/>
      <w:lvlText w:val="%1)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5CD010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031F8"/>
    <w:multiLevelType w:val="multilevel"/>
    <w:tmpl w:val="D72664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77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3447E24"/>
    <w:multiLevelType w:val="hybridMultilevel"/>
    <w:tmpl w:val="E662C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2A0245"/>
    <w:multiLevelType w:val="multilevel"/>
    <w:tmpl w:val="18467AEC"/>
    <w:lvl w:ilvl="0">
      <w:start w:val="1"/>
      <w:numFmt w:val="decimal"/>
      <w:pStyle w:val="Heading-1"/>
      <w:lvlText w:val="%1."/>
      <w:lvlJc w:val="left"/>
      <w:pPr>
        <w:tabs>
          <w:tab w:val="num" w:pos="567"/>
        </w:tabs>
        <w:ind w:left="567" w:hanging="567"/>
      </w:pPr>
      <w:rPr>
        <w:rFonts w:ascii="Tahoma" w:hAnsi="Tahoma" w:hint="default"/>
        <w:b/>
        <w:i w:val="0"/>
        <w:sz w:val="36"/>
      </w:rPr>
    </w:lvl>
    <w:lvl w:ilvl="1">
      <w:start w:val="1"/>
      <w:numFmt w:val="decimal"/>
      <w:pStyle w:val="Heading-2"/>
      <w:lvlText w:val="%1.%2."/>
      <w:lvlJc w:val="left"/>
      <w:pPr>
        <w:tabs>
          <w:tab w:val="num" w:pos="1080"/>
        </w:tabs>
        <w:ind w:left="792" w:hanging="432"/>
      </w:pPr>
      <w:rPr>
        <w:rFonts w:ascii="Tahoma" w:hAnsi="Tahoma" w:hint="default"/>
        <w:b w:val="0"/>
        <w:i w:val="0"/>
        <w:sz w:val="32"/>
      </w:rPr>
    </w:lvl>
    <w:lvl w:ilvl="2">
      <w:start w:val="1"/>
      <w:numFmt w:val="decimal"/>
      <w:pStyle w:val="Heading-3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pStyle w:val="Heading-4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1B20EC2"/>
    <w:multiLevelType w:val="hybridMultilevel"/>
    <w:tmpl w:val="9F2AB878"/>
    <w:lvl w:ilvl="0" w:tplc="66F073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17A4B"/>
    <w:multiLevelType w:val="hybridMultilevel"/>
    <w:tmpl w:val="E834C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pStyle w:val="SAP-TablebulletedTex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F48B8"/>
    <w:multiLevelType w:val="hybridMultilevel"/>
    <w:tmpl w:val="008EAF16"/>
    <w:lvl w:ilvl="0" w:tplc="B8623DA8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2716C"/>
    <w:multiLevelType w:val="hybridMultilevel"/>
    <w:tmpl w:val="DC0AEAB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1D527A6"/>
    <w:multiLevelType w:val="multilevel"/>
    <w:tmpl w:val="3F7CFAA0"/>
    <w:lvl w:ilvl="0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26AE2D25"/>
    <w:multiLevelType w:val="hybridMultilevel"/>
    <w:tmpl w:val="B23AF8EA"/>
    <w:lvl w:ilvl="0" w:tplc="38C6764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A0447F"/>
    <w:multiLevelType w:val="multilevel"/>
    <w:tmpl w:val="585639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165F80"/>
    <w:multiLevelType w:val="hybridMultilevel"/>
    <w:tmpl w:val="5BC0648C"/>
    <w:lvl w:ilvl="0" w:tplc="2D8847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1B5DB8"/>
    <w:multiLevelType w:val="hybridMultilevel"/>
    <w:tmpl w:val="4BD6CB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ED5304"/>
    <w:multiLevelType w:val="hybridMultilevel"/>
    <w:tmpl w:val="3A24C73E"/>
    <w:lvl w:ilvl="0" w:tplc="97ECD3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33252"/>
    <w:multiLevelType w:val="hybridMultilevel"/>
    <w:tmpl w:val="81E23E1A"/>
    <w:lvl w:ilvl="0" w:tplc="9D02C4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C0578"/>
    <w:multiLevelType w:val="hybridMultilevel"/>
    <w:tmpl w:val="344CB1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10757"/>
    <w:multiLevelType w:val="hybridMultilevel"/>
    <w:tmpl w:val="02886A88"/>
    <w:lvl w:ilvl="0" w:tplc="6FC2FF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AA56AD"/>
    <w:multiLevelType w:val="multilevel"/>
    <w:tmpl w:val="DA06970E"/>
    <w:styleLink w:val="1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82443D"/>
    <w:multiLevelType w:val="hybridMultilevel"/>
    <w:tmpl w:val="1F30C54A"/>
    <w:lvl w:ilvl="0" w:tplc="68200F9C">
      <w:start w:val="1"/>
      <w:numFmt w:val="bullet"/>
      <w:pStyle w:val="10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31735C"/>
    <w:multiLevelType w:val="hybridMultilevel"/>
    <w:tmpl w:val="056692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97006B"/>
    <w:multiLevelType w:val="hybridMultilevel"/>
    <w:tmpl w:val="8ECCC964"/>
    <w:lvl w:ilvl="0" w:tplc="9BDCD712">
      <w:start w:val="1"/>
      <w:numFmt w:val="decimal"/>
      <w:lvlText w:val="%1)"/>
      <w:lvlJc w:val="left"/>
      <w:pPr>
        <w:ind w:left="644" w:hanging="36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42B313DA"/>
    <w:multiLevelType w:val="hybridMultilevel"/>
    <w:tmpl w:val="C8D29C32"/>
    <w:lvl w:ilvl="0" w:tplc="D4F43B7E">
      <w:start w:val="1"/>
      <w:numFmt w:val="decimal"/>
      <w:pStyle w:val="a3"/>
      <w:lvlText w:val="%1."/>
      <w:lvlJc w:val="left"/>
      <w:pPr>
        <w:ind w:left="927" w:hanging="360"/>
      </w:pPr>
      <w:rPr>
        <w:rFonts w:hint="default"/>
      </w:rPr>
    </w:lvl>
    <w:lvl w:ilvl="1" w:tplc="AC1C4128">
      <w:numFmt w:val="none"/>
      <w:pStyle w:val="20"/>
      <w:lvlText w:val=""/>
      <w:lvlJc w:val="left"/>
      <w:pPr>
        <w:tabs>
          <w:tab w:val="num" w:pos="360"/>
        </w:tabs>
      </w:pPr>
    </w:lvl>
    <w:lvl w:ilvl="2" w:tplc="228C9918">
      <w:numFmt w:val="none"/>
      <w:lvlText w:val=""/>
      <w:lvlJc w:val="left"/>
      <w:pPr>
        <w:tabs>
          <w:tab w:val="num" w:pos="360"/>
        </w:tabs>
      </w:pPr>
    </w:lvl>
    <w:lvl w:ilvl="3" w:tplc="D9AE7574">
      <w:numFmt w:val="none"/>
      <w:lvlText w:val=""/>
      <w:lvlJc w:val="left"/>
      <w:pPr>
        <w:tabs>
          <w:tab w:val="num" w:pos="360"/>
        </w:tabs>
      </w:pPr>
    </w:lvl>
    <w:lvl w:ilvl="4" w:tplc="8594E896">
      <w:numFmt w:val="none"/>
      <w:lvlText w:val=""/>
      <w:lvlJc w:val="left"/>
      <w:pPr>
        <w:tabs>
          <w:tab w:val="num" w:pos="360"/>
        </w:tabs>
      </w:pPr>
    </w:lvl>
    <w:lvl w:ilvl="5" w:tplc="84646046">
      <w:numFmt w:val="none"/>
      <w:lvlText w:val=""/>
      <w:lvlJc w:val="left"/>
      <w:pPr>
        <w:tabs>
          <w:tab w:val="num" w:pos="360"/>
        </w:tabs>
      </w:pPr>
    </w:lvl>
    <w:lvl w:ilvl="6" w:tplc="D4DEC1C6">
      <w:numFmt w:val="none"/>
      <w:lvlText w:val=""/>
      <w:lvlJc w:val="left"/>
      <w:pPr>
        <w:tabs>
          <w:tab w:val="num" w:pos="360"/>
        </w:tabs>
      </w:pPr>
    </w:lvl>
    <w:lvl w:ilvl="7" w:tplc="5D7CDB0C">
      <w:numFmt w:val="none"/>
      <w:lvlText w:val=""/>
      <w:lvlJc w:val="left"/>
      <w:pPr>
        <w:tabs>
          <w:tab w:val="num" w:pos="360"/>
        </w:tabs>
      </w:pPr>
    </w:lvl>
    <w:lvl w:ilvl="8" w:tplc="E6922E84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42CC497E"/>
    <w:multiLevelType w:val="hybridMultilevel"/>
    <w:tmpl w:val="799E47B6"/>
    <w:lvl w:ilvl="0" w:tplc="FA86A19C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A648B8"/>
    <w:multiLevelType w:val="hybridMultilevel"/>
    <w:tmpl w:val="0908F0C0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4A07284E"/>
    <w:multiLevelType w:val="hybridMultilevel"/>
    <w:tmpl w:val="F4BA299A"/>
    <w:lvl w:ilvl="0" w:tplc="7646D07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5E7160"/>
    <w:multiLevelType w:val="multilevel"/>
    <w:tmpl w:val="79FAD648"/>
    <w:lvl w:ilvl="0">
      <w:start w:val="1"/>
      <w:numFmt w:val="decimal"/>
      <w:pStyle w:val="11"/>
      <w:lvlText w:val="%1."/>
      <w:lvlJc w:val="center"/>
      <w:pPr>
        <w:tabs>
          <w:tab w:val="num" w:pos="568"/>
        </w:tabs>
        <w:ind w:left="568" w:hanging="568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1134"/>
        </w:tabs>
        <w:ind w:left="1134" w:hanging="1133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134"/>
        </w:tabs>
        <w:ind w:left="1134" w:hanging="1133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lowerLetter"/>
      <w:pStyle w:val="5ABCD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3"/>
        </w:tabs>
        <w:ind w:left="25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7"/>
        </w:tabs>
        <w:ind w:left="27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1"/>
        </w:tabs>
        <w:ind w:left="28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5"/>
        </w:tabs>
        <w:ind w:left="3025" w:hanging="1584"/>
      </w:pPr>
      <w:rPr>
        <w:rFonts w:hint="default"/>
      </w:rPr>
    </w:lvl>
  </w:abstractNum>
  <w:abstractNum w:abstractNumId="31" w15:restartNumberingAfterBreak="0">
    <w:nsid w:val="510B5EB7"/>
    <w:multiLevelType w:val="multilevel"/>
    <w:tmpl w:val="DBF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31833"/>
    <w:multiLevelType w:val="hybridMultilevel"/>
    <w:tmpl w:val="BB94A0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D35BC3"/>
    <w:multiLevelType w:val="multilevel"/>
    <w:tmpl w:val="2D38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7E4E3D"/>
    <w:multiLevelType w:val="multilevel"/>
    <w:tmpl w:val="9B545FCC"/>
    <w:lvl w:ilvl="0">
      <w:start w:val="2"/>
      <w:numFmt w:val="decimal"/>
      <w:pStyle w:val="12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61A5120"/>
    <w:multiLevelType w:val="hybridMultilevel"/>
    <w:tmpl w:val="E7ECD6D2"/>
    <w:lvl w:ilvl="0" w:tplc="E6B2C368">
      <w:start w:val="1"/>
      <w:numFmt w:val="decimal"/>
      <w:lvlText w:val="%1."/>
      <w:lvlJc w:val="left"/>
      <w:pPr>
        <w:ind w:left="720" w:hanging="360"/>
      </w:pPr>
      <w:rPr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17B12"/>
    <w:multiLevelType w:val="multilevel"/>
    <w:tmpl w:val="ABCC40B6"/>
    <w:lvl w:ilvl="0">
      <w:start w:val="1"/>
      <w:numFmt w:val="decimal"/>
      <w:pStyle w:val="13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8780F66"/>
    <w:multiLevelType w:val="multilevel"/>
    <w:tmpl w:val="FB5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01D64"/>
    <w:multiLevelType w:val="hybridMultilevel"/>
    <w:tmpl w:val="C2304FFC"/>
    <w:lvl w:ilvl="0" w:tplc="80EC4D12">
      <w:start w:val="1"/>
      <w:numFmt w:val="decimal"/>
      <w:pStyle w:val="a4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DD82828">
      <w:start w:val="20"/>
      <w:numFmt w:val="decimal"/>
      <w:lvlText w:val="%3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95041D56">
      <w:start w:val="22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6D1622D6"/>
    <w:multiLevelType w:val="hybridMultilevel"/>
    <w:tmpl w:val="2D4079A6"/>
    <w:lvl w:ilvl="0" w:tplc="FFFFFFFF">
      <w:start w:val="1"/>
      <w:numFmt w:val="bullet"/>
      <w:pStyle w:val="23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7C19C8"/>
    <w:multiLevelType w:val="multilevel"/>
    <w:tmpl w:val="FFE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2377E"/>
    <w:multiLevelType w:val="multilevel"/>
    <w:tmpl w:val="2EC6A9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7AD1069F"/>
    <w:multiLevelType w:val="hybridMultilevel"/>
    <w:tmpl w:val="3F540B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88377A"/>
    <w:multiLevelType w:val="hybridMultilevel"/>
    <w:tmpl w:val="C24EC918"/>
    <w:lvl w:ilvl="0" w:tplc="8D043F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EDC100E"/>
    <w:multiLevelType w:val="hybridMultilevel"/>
    <w:tmpl w:val="4D726F68"/>
    <w:lvl w:ilvl="0" w:tplc="58DA36DA">
      <w:start w:val="1"/>
      <w:numFmt w:val="decimal"/>
      <w:pStyle w:val="a5"/>
      <w:lvlText w:val="%1."/>
      <w:lvlJc w:val="left"/>
      <w:pPr>
        <w:tabs>
          <w:tab w:val="num" w:pos="540"/>
        </w:tabs>
        <w:ind w:left="-27" w:firstLine="567"/>
      </w:pPr>
      <w:rPr>
        <w:rFonts w:hint="default"/>
        <w:b w:val="0"/>
      </w:rPr>
    </w:lvl>
    <w:lvl w:ilvl="1" w:tplc="25CC886E">
      <w:start w:val="1"/>
      <w:numFmt w:val="decimal"/>
      <w:lvlText w:val="%2)"/>
      <w:lvlJc w:val="left"/>
      <w:pPr>
        <w:ind w:left="1650" w:hanging="93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4"/>
  </w:num>
  <w:num w:numId="2">
    <w:abstractNumId w:val="44"/>
  </w:num>
  <w:num w:numId="3">
    <w:abstractNumId w:val="30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38"/>
  </w:num>
  <w:num w:numId="10">
    <w:abstractNumId w:val="4"/>
  </w:num>
  <w:num w:numId="11">
    <w:abstractNumId w:val="26"/>
  </w:num>
  <w:num w:numId="12">
    <w:abstractNumId w:val="39"/>
  </w:num>
  <w:num w:numId="13">
    <w:abstractNumId w:val="11"/>
  </w:num>
  <w:num w:numId="14">
    <w:abstractNumId w:val="13"/>
  </w:num>
  <w:num w:numId="15">
    <w:abstractNumId w:val="15"/>
  </w:num>
  <w:num w:numId="16">
    <w:abstractNumId w:val="10"/>
  </w:num>
  <w:num w:numId="17">
    <w:abstractNumId w:val="23"/>
  </w:num>
  <w:num w:numId="18">
    <w:abstractNumId w:val="8"/>
  </w:num>
  <w:num w:numId="19">
    <w:abstractNumId w:val="36"/>
  </w:num>
  <w:num w:numId="20">
    <w:abstractNumId w:val="29"/>
  </w:num>
  <w:num w:numId="21">
    <w:abstractNumId w:val="14"/>
  </w:num>
  <w:num w:numId="22">
    <w:abstractNumId w:val="25"/>
  </w:num>
  <w:num w:numId="23">
    <w:abstractNumId w:val="27"/>
  </w:num>
  <w:num w:numId="24">
    <w:abstractNumId w:val="19"/>
  </w:num>
  <w:num w:numId="25">
    <w:abstractNumId w:val="32"/>
  </w:num>
  <w:num w:numId="26">
    <w:abstractNumId w:val="24"/>
  </w:num>
  <w:num w:numId="27">
    <w:abstractNumId w:val="18"/>
  </w:num>
  <w:num w:numId="28">
    <w:abstractNumId w:val="43"/>
  </w:num>
  <w:num w:numId="29">
    <w:abstractNumId w:val="17"/>
  </w:num>
  <w:num w:numId="30">
    <w:abstractNumId w:val="20"/>
  </w:num>
  <w:num w:numId="31">
    <w:abstractNumId w:val="40"/>
  </w:num>
  <w:num w:numId="32">
    <w:abstractNumId w:val="31"/>
  </w:num>
  <w:num w:numId="33">
    <w:abstractNumId w:val="9"/>
  </w:num>
  <w:num w:numId="34">
    <w:abstractNumId w:val="35"/>
  </w:num>
  <w:num w:numId="35">
    <w:abstractNumId w:val="22"/>
  </w:num>
  <w:num w:numId="36">
    <w:abstractNumId w:val="6"/>
  </w:num>
  <w:num w:numId="37">
    <w:abstractNumId w:val="21"/>
  </w:num>
  <w:num w:numId="38">
    <w:abstractNumId w:val="33"/>
  </w:num>
  <w:num w:numId="39">
    <w:abstractNumId w:val="37"/>
  </w:num>
  <w:num w:numId="40">
    <w:abstractNumId w:val="16"/>
  </w:num>
  <w:num w:numId="41">
    <w:abstractNumId w:val="7"/>
  </w:num>
  <w:num w:numId="42">
    <w:abstractNumId w:val="41"/>
  </w:num>
  <w:num w:numId="43">
    <w:abstractNumId w:val="42"/>
  </w:num>
  <w:num w:numId="44">
    <w:abstractNumId w:val="28"/>
  </w:num>
  <w:num w:numId="45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Нуршубаев Дмитрий Бекболатович">
    <w15:presenceInfo w15:providerId="AD" w15:userId="S-1-5-21-691234043-2061120286-924725345-38781"/>
  </w15:person>
  <w15:person w15:author="Suleimen Nuraev">
    <w15:presenceInfo w15:providerId="AD" w15:userId="S::suleimen.nuraev@asu96.kz::55995df1-4019-40f7-902e-7bcea6345882"/>
  </w15:person>
  <w15:person w15:author="d.nurshubayev">
    <w15:presenceInfo w15:providerId="AD" w15:userId="S-1-5-21-691234043-2061120286-924725345-387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5BA"/>
    <w:rsid w:val="00031764"/>
    <w:rsid w:val="00046D8D"/>
    <w:rsid w:val="000B5159"/>
    <w:rsid w:val="000E4717"/>
    <w:rsid w:val="00136C94"/>
    <w:rsid w:val="001519BF"/>
    <w:rsid w:val="001C472C"/>
    <w:rsid w:val="001E44BE"/>
    <w:rsid w:val="001F631C"/>
    <w:rsid w:val="00207656"/>
    <w:rsid w:val="002565B9"/>
    <w:rsid w:val="00271A48"/>
    <w:rsid w:val="002A0154"/>
    <w:rsid w:val="002B1B31"/>
    <w:rsid w:val="002B347B"/>
    <w:rsid w:val="002C55CA"/>
    <w:rsid w:val="0032150B"/>
    <w:rsid w:val="00330F05"/>
    <w:rsid w:val="00374872"/>
    <w:rsid w:val="003922A6"/>
    <w:rsid w:val="00421B21"/>
    <w:rsid w:val="0043383A"/>
    <w:rsid w:val="004538E2"/>
    <w:rsid w:val="004D2ADB"/>
    <w:rsid w:val="004E310B"/>
    <w:rsid w:val="00514423"/>
    <w:rsid w:val="00562B15"/>
    <w:rsid w:val="005977EE"/>
    <w:rsid w:val="005E3023"/>
    <w:rsid w:val="006026A3"/>
    <w:rsid w:val="0064181F"/>
    <w:rsid w:val="00657F49"/>
    <w:rsid w:val="00665E91"/>
    <w:rsid w:val="00737040"/>
    <w:rsid w:val="007534CF"/>
    <w:rsid w:val="0077290B"/>
    <w:rsid w:val="007F7D2E"/>
    <w:rsid w:val="008304A2"/>
    <w:rsid w:val="00890C75"/>
    <w:rsid w:val="008928E7"/>
    <w:rsid w:val="008A4824"/>
    <w:rsid w:val="008C0232"/>
    <w:rsid w:val="008D4758"/>
    <w:rsid w:val="0092624D"/>
    <w:rsid w:val="00997ED1"/>
    <w:rsid w:val="009B782C"/>
    <w:rsid w:val="009D35E9"/>
    <w:rsid w:val="00A46539"/>
    <w:rsid w:val="00A53DFC"/>
    <w:rsid w:val="00A77FA3"/>
    <w:rsid w:val="00AD1693"/>
    <w:rsid w:val="00AD16C8"/>
    <w:rsid w:val="00B818DC"/>
    <w:rsid w:val="00B845F0"/>
    <w:rsid w:val="00BA789A"/>
    <w:rsid w:val="00BB6013"/>
    <w:rsid w:val="00C71676"/>
    <w:rsid w:val="00C85E47"/>
    <w:rsid w:val="00C937C4"/>
    <w:rsid w:val="00CD39F0"/>
    <w:rsid w:val="00CD659B"/>
    <w:rsid w:val="00D12493"/>
    <w:rsid w:val="00D205BA"/>
    <w:rsid w:val="00D21D7F"/>
    <w:rsid w:val="00D2651C"/>
    <w:rsid w:val="00D777BF"/>
    <w:rsid w:val="00D90D60"/>
    <w:rsid w:val="00DA2BB8"/>
    <w:rsid w:val="00DA380D"/>
    <w:rsid w:val="00E06484"/>
    <w:rsid w:val="00E23E6D"/>
    <w:rsid w:val="00E366ED"/>
    <w:rsid w:val="00E4585D"/>
    <w:rsid w:val="00E516D1"/>
    <w:rsid w:val="00E80110"/>
    <w:rsid w:val="00EA45FB"/>
    <w:rsid w:val="00F16F4E"/>
    <w:rsid w:val="00F21949"/>
    <w:rsid w:val="00F55A40"/>
    <w:rsid w:val="00F75F92"/>
    <w:rsid w:val="00F813B6"/>
    <w:rsid w:val="00FA255C"/>
    <w:rsid w:val="00FF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3078C7"/>
  <w15:chartTrackingRefBased/>
  <w15:docId w15:val="{29A377DF-1866-4195-8623-F80F95F9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D205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3">
    <w:name w:val="heading 1"/>
    <w:basedOn w:val="a6"/>
    <w:next w:val="a6"/>
    <w:link w:val="14"/>
    <w:qFormat/>
    <w:rsid w:val="00D205BA"/>
    <w:pPr>
      <w:keepNext/>
      <w:numPr>
        <w:numId w:val="19"/>
      </w:numPr>
      <w:jc w:val="center"/>
      <w:outlineLvl w:val="0"/>
    </w:pPr>
    <w:rPr>
      <w:b/>
      <w:bCs/>
      <w:lang w:val="x-none" w:eastAsia="x-none"/>
    </w:rPr>
  </w:style>
  <w:style w:type="paragraph" w:styleId="22">
    <w:name w:val="heading 2"/>
    <w:aliases w:val="Заголовок ISO,для ISO"/>
    <w:basedOn w:val="a6"/>
    <w:next w:val="a6"/>
    <w:link w:val="24"/>
    <w:qFormat/>
    <w:rsid w:val="00D205BA"/>
    <w:pPr>
      <w:keepNext/>
      <w:numPr>
        <w:ilvl w:val="1"/>
        <w:numId w:val="19"/>
      </w:numPr>
      <w:outlineLvl w:val="1"/>
    </w:pPr>
    <w:rPr>
      <w:b/>
      <w:bCs/>
      <w:lang w:val="x-none" w:eastAsia="x-none"/>
    </w:rPr>
  </w:style>
  <w:style w:type="paragraph" w:styleId="31">
    <w:name w:val="heading 3"/>
    <w:aliases w:val="H3"/>
    <w:basedOn w:val="a6"/>
    <w:next w:val="a6"/>
    <w:link w:val="32"/>
    <w:qFormat/>
    <w:rsid w:val="00D205BA"/>
    <w:pPr>
      <w:keepNext/>
      <w:numPr>
        <w:ilvl w:val="2"/>
        <w:numId w:val="19"/>
      </w:numPr>
      <w:jc w:val="center"/>
      <w:outlineLvl w:val="2"/>
    </w:pPr>
    <w:rPr>
      <w:rFonts w:ascii="Arial" w:hAnsi="Arial"/>
      <w:b/>
      <w:bCs/>
      <w:sz w:val="24"/>
      <w:lang w:val="x-none" w:eastAsia="x-none"/>
    </w:rPr>
  </w:style>
  <w:style w:type="paragraph" w:styleId="41">
    <w:name w:val="heading 4"/>
    <w:basedOn w:val="a6"/>
    <w:next w:val="a6"/>
    <w:link w:val="42"/>
    <w:qFormat/>
    <w:rsid w:val="00D205BA"/>
    <w:pPr>
      <w:keepNext/>
      <w:numPr>
        <w:ilvl w:val="3"/>
        <w:numId w:val="19"/>
      </w:numPr>
      <w:outlineLvl w:val="3"/>
    </w:pPr>
    <w:rPr>
      <w:sz w:val="24"/>
      <w:lang w:val="x-none" w:eastAsia="x-none"/>
    </w:rPr>
  </w:style>
  <w:style w:type="paragraph" w:styleId="50">
    <w:name w:val="heading 5"/>
    <w:basedOn w:val="a6"/>
    <w:next w:val="a6"/>
    <w:link w:val="51"/>
    <w:qFormat/>
    <w:rsid w:val="00D205BA"/>
    <w:pPr>
      <w:keepNext/>
      <w:numPr>
        <w:ilvl w:val="4"/>
        <w:numId w:val="19"/>
      </w:numPr>
      <w:jc w:val="center"/>
      <w:outlineLvl w:val="4"/>
    </w:pPr>
    <w:rPr>
      <w:sz w:val="24"/>
      <w:lang w:val="x-none" w:eastAsia="x-none"/>
    </w:rPr>
  </w:style>
  <w:style w:type="paragraph" w:styleId="6">
    <w:name w:val="heading 6"/>
    <w:basedOn w:val="a6"/>
    <w:next w:val="a6"/>
    <w:link w:val="60"/>
    <w:qFormat/>
    <w:rsid w:val="00D205BA"/>
    <w:pPr>
      <w:keepNext/>
      <w:numPr>
        <w:ilvl w:val="5"/>
        <w:numId w:val="19"/>
      </w:numPr>
      <w:outlineLvl w:val="5"/>
    </w:pPr>
    <w:rPr>
      <w:b/>
      <w:i/>
      <w:sz w:val="28"/>
      <w:lang w:val="x-none" w:eastAsia="x-none"/>
    </w:rPr>
  </w:style>
  <w:style w:type="paragraph" w:styleId="7">
    <w:name w:val="heading 7"/>
    <w:basedOn w:val="a6"/>
    <w:next w:val="a6"/>
    <w:link w:val="70"/>
    <w:qFormat/>
    <w:rsid w:val="00D205BA"/>
    <w:pPr>
      <w:keepNext/>
      <w:numPr>
        <w:ilvl w:val="6"/>
        <w:numId w:val="19"/>
      </w:numPr>
      <w:outlineLvl w:val="6"/>
    </w:pPr>
    <w:rPr>
      <w:b/>
      <w:sz w:val="22"/>
      <w:lang w:val="x-none" w:eastAsia="x-none"/>
    </w:rPr>
  </w:style>
  <w:style w:type="paragraph" w:styleId="8">
    <w:name w:val="heading 8"/>
    <w:basedOn w:val="a6"/>
    <w:next w:val="a6"/>
    <w:link w:val="80"/>
    <w:qFormat/>
    <w:rsid w:val="00D205BA"/>
    <w:pPr>
      <w:keepNext/>
      <w:numPr>
        <w:ilvl w:val="7"/>
        <w:numId w:val="19"/>
      </w:numPr>
      <w:tabs>
        <w:tab w:val="left" w:pos="851"/>
      </w:tabs>
      <w:outlineLvl w:val="7"/>
    </w:pPr>
    <w:rPr>
      <w:sz w:val="24"/>
      <w:lang w:val="x-none" w:eastAsia="x-none"/>
    </w:rPr>
  </w:style>
  <w:style w:type="paragraph" w:styleId="9">
    <w:name w:val="heading 9"/>
    <w:basedOn w:val="a6"/>
    <w:next w:val="a6"/>
    <w:link w:val="90"/>
    <w:qFormat/>
    <w:rsid w:val="00D205BA"/>
    <w:pPr>
      <w:keepNext/>
      <w:numPr>
        <w:ilvl w:val="8"/>
        <w:numId w:val="19"/>
      </w:numPr>
      <w:outlineLvl w:val="8"/>
    </w:pPr>
    <w:rPr>
      <w:rFonts w:ascii="Arial" w:hAnsi="Arial"/>
      <w:b/>
      <w:bCs/>
      <w:sz w:val="22"/>
      <w:lang w:val="x-none" w:eastAsia="x-none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4">
    <w:name w:val="Заголовок 1 Знак"/>
    <w:basedOn w:val="a7"/>
    <w:link w:val="13"/>
    <w:rsid w:val="00D205BA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24">
    <w:name w:val="Заголовок 2 Знак"/>
    <w:aliases w:val="Заголовок ISO Знак,для ISO Знак"/>
    <w:basedOn w:val="a7"/>
    <w:link w:val="22"/>
    <w:rsid w:val="00D205BA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32">
    <w:name w:val="Заголовок 3 Знак"/>
    <w:aliases w:val="H3 Знак"/>
    <w:basedOn w:val="a7"/>
    <w:link w:val="31"/>
    <w:rsid w:val="00D205BA"/>
    <w:rPr>
      <w:rFonts w:ascii="Arial" w:eastAsia="Times New Roman" w:hAnsi="Arial" w:cs="Times New Roman"/>
      <w:b/>
      <w:bCs/>
      <w:sz w:val="24"/>
      <w:szCs w:val="20"/>
      <w:lang w:val="x-none" w:eastAsia="x-none"/>
    </w:rPr>
  </w:style>
  <w:style w:type="character" w:customStyle="1" w:styleId="42">
    <w:name w:val="Заголовок 4 Знак"/>
    <w:basedOn w:val="a7"/>
    <w:link w:val="41"/>
    <w:rsid w:val="00D205B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51">
    <w:name w:val="Заголовок 5 Знак"/>
    <w:basedOn w:val="a7"/>
    <w:link w:val="50"/>
    <w:rsid w:val="00D205B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60">
    <w:name w:val="Заголовок 6 Знак"/>
    <w:basedOn w:val="a7"/>
    <w:link w:val="6"/>
    <w:rsid w:val="00D205BA"/>
    <w:rPr>
      <w:rFonts w:ascii="Times New Roman" w:eastAsia="Times New Roman" w:hAnsi="Times New Roman" w:cs="Times New Roman"/>
      <w:b/>
      <w:i/>
      <w:sz w:val="28"/>
      <w:szCs w:val="20"/>
      <w:lang w:val="x-none" w:eastAsia="x-none"/>
    </w:rPr>
  </w:style>
  <w:style w:type="character" w:customStyle="1" w:styleId="70">
    <w:name w:val="Заголовок 7 Знак"/>
    <w:basedOn w:val="a7"/>
    <w:link w:val="7"/>
    <w:rsid w:val="00D205BA"/>
    <w:rPr>
      <w:rFonts w:ascii="Times New Roman" w:eastAsia="Times New Roman" w:hAnsi="Times New Roman" w:cs="Times New Roman"/>
      <w:b/>
      <w:szCs w:val="20"/>
      <w:lang w:val="x-none" w:eastAsia="x-none"/>
    </w:rPr>
  </w:style>
  <w:style w:type="character" w:customStyle="1" w:styleId="80">
    <w:name w:val="Заголовок 8 Знак"/>
    <w:basedOn w:val="a7"/>
    <w:link w:val="8"/>
    <w:rsid w:val="00D205B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90">
    <w:name w:val="Заголовок 9 Знак"/>
    <w:basedOn w:val="a7"/>
    <w:link w:val="9"/>
    <w:rsid w:val="00D205BA"/>
    <w:rPr>
      <w:rFonts w:ascii="Arial" w:eastAsia="Times New Roman" w:hAnsi="Arial" w:cs="Times New Roman"/>
      <w:b/>
      <w:bCs/>
      <w:szCs w:val="20"/>
      <w:lang w:val="x-none" w:eastAsia="x-none"/>
    </w:rPr>
  </w:style>
  <w:style w:type="paragraph" w:styleId="aa">
    <w:name w:val="Body Text"/>
    <w:aliases w:val="ISO,ISO т"/>
    <w:basedOn w:val="a6"/>
    <w:link w:val="ab"/>
    <w:rsid w:val="00D205BA"/>
    <w:pPr>
      <w:jc w:val="center"/>
    </w:pPr>
    <w:rPr>
      <w:b/>
      <w:lang w:val="x-none" w:eastAsia="x-none"/>
    </w:rPr>
  </w:style>
  <w:style w:type="character" w:customStyle="1" w:styleId="ab">
    <w:name w:val="Основной текст Знак"/>
    <w:aliases w:val="ISO Знак,ISO т Знак"/>
    <w:basedOn w:val="a7"/>
    <w:link w:val="aa"/>
    <w:rsid w:val="00D205B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styleId="ac">
    <w:name w:val="header"/>
    <w:basedOn w:val="a6"/>
    <w:link w:val="ad"/>
    <w:rsid w:val="00D205BA"/>
    <w:pPr>
      <w:tabs>
        <w:tab w:val="center" w:pos="4153"/>
        <w:tab w:val="right" w:pos="8306"/>
      </w:tabs>
    </w:pPr>
  </w:style>
  <w:style w:type="character" w:customStyle="1" w:styleId="ad">
    <w:name w:val="Верхний колонтитул Знак"/>
    <w:basedOn w:val="a7"/>
    <w:link w:val="ac"/>
    <w:rsid w:val="00D205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footer"/>
    <w:basedOn w:val="a6"/>
    <w:link w:val="af"/>
    <w:uiPriority w:val="99"/>
    <w:rsid w:val="00D205BA"/>
    <w:pPr>
      <w:tabs>
        <w:tab w:val="center" w:pos="4153"/>
        <w:tab w:val="right" w:pos="8306"/>
      </w:tabs>
    </w:pPr>
  </w:style>
  <w:style w:type="character" w:customStyle="1" w:styleId="af">
    <w:name w:val="Нижний колонтитул Знак"/>
    <w:basedOn w:val="a7"/>
    <w:link w:val="ae"/>
    <w:uiPriority w:val="99"/>
    <w:rsid w:val="00D205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Body Text 2"/>
    <w:basedOn w:val="a6"/>
    <w:link w:val="26"/>
    <w:rsid w:val="00D205BA"/>
    <w:rPr>
      <w:b/>
      <w:lang w:val="x-none" w:eastAsia="x-none"/>
    </w:rPr>
  </w:style>
  <w:style w:type="character" w:customStyle="1" w:styleId="26">
    <w:name w:val="Основной текст 2 Знак"/>
    <w:basedOn w:val="a7"/>
    <w:link w:val="25"/>
    <w:rsid w:val="00D205B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styleId="33">
    <w:name w:val="Body Text 3"/>
    <w:basedOn w:val="a6"/>
    <w:link w:val="34"/>
    <w:rsid w:val="00D205BA"/>
    <w:pPr>
      <w:jc w:val="both"/>
    </w:pPr>
    <w:rPr>
      <w:sz w:val="24"/>
      <w:lang w:val="x-none" w:eastAsia="x-none"/>
    </w:rPr>
  </w:style>
  <w:style w:type="character" w:customStyle="1" w:styleId="34">
    <w:name w:val="Основной текст 3 Знак"/>
    <w:basedOn w:val="a7"/>
    <w:link w:val="33"/>
    <w:rsid w:val="00D205B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0">
    <w:name w:val="Body Text Indent"/>
    <w:aliases w:val=" Знак"/>
    <w:basedOn w:val="a6"/>
    <w:link w:val="af1"/>
    <w:rsid w:val="00D205BA"/>
    <w:pPr>
      <w:ind w:firstLine="360"/>
      <w:jc w:val="both"/>
    </w:pPr>
    <w:rPr>
      <w:sz w:val="24"/>
      <w:lang w:val="x-none" w:eastAsia="x-none"/>
    </w:rPr>
  </w:style>
  <w:style w:type="character" w:customStyle="1" w:styleId="af1">
    <w:name w:val="Основной текст с отступом Знак"/>
    <w:aliases w:val=" Знак Знак"/>
    <w:basedOn w:val="a7"/>
    <w:link w:val="af0"/>
    <w:rsid w:val="00D205B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2">
    <w:name w:val="Normal (Web)"/>
    <w:basedOn w:val="a6"/>
    <w:uiPriority w:val="99"/>
    <w:rsid w:val="00D205BA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27">
    <w:name w:val="Body Text Indent 2"/>
    <w:basedOn w:val="a6"/>
    <w:link w:val="28"/>
    <w:rsid w:val="00D205BA"/>
    <w:pPr>
      <w:ind w:firstLine="360"/>
      <w:jc w:val="both"/>
    </w:pPr>
    <w:rPr>
      <w:rFonts w:ascii="Arial" w:hAnsi="Arial"/>
      <w:i/>
      <w:sz w:val="22"/>
      <w:lang w:val="x-none" w:eastAsia="x-none"/>
    </w:rPr>
  </w:style>
  <w:style w:type="character" w:customStyle="1" w:styleId="28">
    <w:name w:val="Основной текст с отступом 2 Знак"/>
    <w:basedOn w:val="a7"/>
    <w:link w:val="27"/>
    <w:rsid w:val="00D205BA"/>
    <w:rPr>
      <w:rFonts w:ascii="Arial" w:eastAsia="Times New Roman" w:hAnsi="Arial" w:cs="Times New Roman"/>
      <w:i/>
      <w:szCs w:val="20"/>
      <w:lang w:val="x-none" w:eastAsia="x-none"/>
    </w:rPr>
  </w:style>
  <w:style w:type="paragraph" w:styleId="35">
    <w:name w:val="Body Text Indent 3"/>
    <w:basedOn w:val="a6"/>
    <w:link w:val="36"/>
    <w:rsid w:val="00D205BA"/>
    <w:pPr>
      <w:ind w:firstLine="567"/>
      <w:jc w:val="both"/>
    </w:pPr>
    <w:rPr>
      <w:sz w:val="24"/>
      <w:lang w:val="x-none" w:eastAsia="x-none"/>
    </w:rPr>
  </w:style>
  <w:style w:type="character" w:customStyle="1" w:styleId="36">
    <w:name w:val="Основной текст с отступом 3 Знак"/>
    <w:basedOn w:val="a7"/>
    <w:link w:val="35"/>
    <w:rsid w:val="00D205B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3">
    <w:name w:val="Title"/>
    <w:basedOn w:val="a6"/>
    <w:link w:val="af4"/>
    <w:qFormat/>
    <w:rsid w:val="00D205BA"/>
    <w:pPr>
      <w:keepLines/>
      <w:jc w:val="center"/>
    </w:pPr>
    <w:rPr>
      <w:sz w:val="28"/>
      <w:lang w:val="x-none" w:eastAsia="x-none"/>
    </w:rPr>
  </w:style>
  <w:style w:type="character" w:customStyle="1" w:styleId="af4">
    <w:name w:val="Заголовок Знак"/>
    <w:basedOn w:val="a7"/>
    <w:link w:val="af3"/>
    <w:rsid w:val="00D205BA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styleId="af5">
    <w:name w:val="page number"/>
    <w:basedOn w:val="a7"/>
    <w:rsid w:val="00D205BA"/>
  </w:style>
  <w:style w:type="paragraph" w:styleId="af6">
    <w:name w:val="Subtitle"/>
    <w:basedOn w:val="a6"/>
    <w:link w:val="af7"/>
    <w:qFormat/>
    <w:rsid w:val="00D205BA"/>
    <w:pPr>
      <w:keepLines/>
      <w:tabs>
        <w:tab w:val="left" w:pos="5670"/>
      </w:tabs>
      <w:ind w:left="6381" w:hanging="711"/>
    </w:pPr>
    <w:rPr>
      <w:b/>
      <w:sz w:val="28"/>
      <w:lang w:val="x-none" w:eastAsia="x-none"/>
    </w:rPr>
  </w:style>
  <w:style w:type="character" w:customStyle="1" w:styleId="af7">
    <w:name w:val="Подзаголовок Знак"/>
    <w:basedOn w:val="a7"/>
    <w:link w:val="af6"/>
    <w:rsid w:val="00D205BA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customStyle="1" w:styleId="af8">
    <w:name w:val="З_Укр_СЯ"/>
    <w:basedOn w:val="a6"/>
    <w:next w:val="a6"/>
    <w:autoRedefine/>
    <w:rsid w:val="00D205BA"/>
    <w:pPr>
      <w:keepNext/>
      <w:keepLines/>
      <w:spacing w:before="120" w:after="120"/>
      <w:jc w:val="center"/>
    </w:pPr>
    <w:rPr>
      <w:b/>
      <w:caps/>
      <w:sz w:val="24"/>
      <w:szCs w:val="24"/>
    </w:rPr>
  </w:style>
  <w:style w:type="paragraph" w:customStyle="1" w:styleId="af9">
    <w:name w:val="Укр_СЯ"/>
    <w:basedOn w:val="a6"/>
    <w:autoRedefine/>
    <w:rsid w:val="00D205BA"/>
    <w:pPr>
      <w:spacing w:before="60"/>
      <w:ind w:firstLine="720"/>
      <w:jc w:val="both"/>
    </w:pPr>
    <w:rPr>
      <w:sz w:val="24"/>
      <w:szCs w:val="24"/>
      <w:lang w:val="uk-UA"/>
    </w:rPr>
  </w:style>
  <w:style w:type="paragraph" w:customStyle="1" w:styleId="afa">
    <w:name w:val="Текст СК"/>
    <w:basedOn w:val="a6"/>
    <w:autoRedefine/>
    <w:rsid w:val="00D205BA"/>
    <w:pPr>
      <w:jc w:val="both"/>
    </w:pPr>
    <w:rPr>
      <w:sz w:val="22"/>
      <w:szCs w:val="22"/>
    </w:rPr>
  </w:style>
  <w:style w:type="paragraph" w:customStyle="1" w:styleId="12">
    <w:name w:val="Н_Колонтитул1"/>
    <w:basedOn w:val="aa"/>
    <w:autoRedefine/>
    <w:rsid w:val="00D205BA"/>
    <w:pPr>
      <w:numPr>
        <w:numId w:val="1"/>
      </w:numPr>
      <w:spacing w:after="120"/>
      <w:jc w:val="left"/>
    </w:pPr>
    <w:rPr>
      <w:b w:val="0"/>
      <w:sz w:val="24"/>
      <w:szCs w:val="24"/>
    </w:rPr>
  </w:style>
  <w:style w:type="paragraph" w:customStyle="1" w:styleId="a2">
    <w:name w:val="Заголовок СК"/>
    <w:basedOn w:val="a6"/>
    <w:next w:val="afa"/>
    <w:autoRedefine/>
    <w:rsid w:val="00D205BA"/>
    <w:pPr>
      <w:keepNext/>
      <w:keepLines/>
      <w:numPr>
        <w:numId w:val="14"/>
      </w:numPr>
      <w:spacing w:before="120" w:after="120"/>
      <w:ind w:left="714" w:hanging="357"/>
      <w:jc w:val="center"/>
    </w:pPr>
    <w:rPr>
      <w:b/>
      <w:caps/>
      <w:sz w:val="24"/>
      <w:szCs w:val="24"/>
    </w:rPr>
  </w:style>
  <w:style w:type="character" w:styleId="afb">
    <w:name w:val="annotation reference"/>
    <w:rsid w:val="00D205BA"/>
    <w:rPr>
      <w:sz w:val="16"/>
      <w:szCs w:val="16"/>
    </w:rPr>
  </w:style>
  <w:style w:type="paragraph" w:styleId="afc">
    <w:name w:val="annotation text"/>
    <w:basedOn w:val="a6"/>
    <w:link w:val="afd"/>
    <w:rsid w:val="00D205BA"/>
  </w:style>
  <w:style w:type="character" w:customStyle="1" w:styleId="afd">
    <w:name w:val="Текст примечания Знак"/>
    <w:basedOn w:val="a7"/>
    <w:link w:val="afc"/>
    <w:rsid w:val="00D205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Balloon Text"/>
    <w:basedOn w:val="a6"/>
    <w:link w:val="aff"/>
    <w:rsid w:val="00D205BA"/>
    <w:rPr>
      <w:rFonts w:ascii="Tahoma" w:hAnsi="Tahoma"/>
      <w:sz w:val="16"/>
      <w:szCs w:val="16"/>
      <w:lang w:val="x-none" w:eastAsia="x-none"/>
    </w:rPr>
  </w:style>
  <w:style w:type="character" w:customStyle="1" w:styleId="aff">
    <w:name w:val="Текст выноски Знак"/>
    <w:basedOn w:val="a7"/>
    <w:link w:val="afe"/>
    <w:rsid w:val="00D205BA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f0">
    <w:name w:val="annotation subject"/>
    <w:basedOn w:val="afc"/>
    <w:next w:val="afc"/>
    <w:link w:val="aff1"/>
    <w:rsid w:val="00D205BA"/>
    <w:rPr>
      <w:b/>
      <w:bCs/>
      <w:lang w:val="x-none" w:eastAsia="x-none"/>
    </w:rPr>
  </w:style>
  <w:style w:type="character" w:customStyle="1" w:styleId="aff1">
    <w:name w:val="Тема примечания Знак"/>
    <w:basedOn w:val="afd"/>
    <w:link w:val="aff0"/>
    <w:rsid w:val="00D205BA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customStyle="1" w:styleId="aff2">
    <w:name w:val="Основа СК"/>
    <w:basedOn w:val="a6"/>
    <w:autoRedefine/>
    <w:rsid w:val="00D205BA"/>
    <w:pPr>
      <w:autoSpaceDE w:val="0"/>
      <w:autoSpaceDN w:val="0"/>
      <w:spacing w:before="60" w:after="60"/>
      <w:ind w:left="34"/>
      <w:jc w:val="both"/>
    </w:pPr>
    <w:rPr>
      <w:snapToGrid w:val="0"/>
      <w:sz w:val="24"/>
    </w:rPr>
  </w:style>
  <w:style w:type="table" w:styleId="aff3">
    <w:name w:val="Table Grid"/>
    <w:basedOn w:val="a8"/>
    <w:uiPriority w:val="39"/>
    <w:rsid w:val="00D205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заголовок 1"/>
    <w:basedOn w:val="a6"/>
    <w:next w:val="a6"/>
    <w:rsid w:val="00D205BA"/>
    <w:pPr>
      <w:keepNext/>
      <w:widowControl w:val="0"/>
    </w:pPr>
    <w:rPr>
      <w:sz w:val="28"/>
    </w:rPr>
  </w:style>
  <w:style w:type="paragraph" w:styleId="aff4">
    <w:name w:val="List Paragraph"/>
    <w:basedOn w:val="a6"/>
    <w:uiPriority w:val="34"/>
    <w:qFormat/>
    <w:rsid w:val="00D205BA"/>
    <w:pPr>
      <w:ind w:left="708"/>
    </w:pPr>
    <w:rPr>
      <w:sz w:val="24"/>
      <w:szCs w:val="24"/>
    </w:rPr>
  </w:style>
  <w:style w:type="character" w:styleId="aff5">
    <w:name w:val="line number"/>
    <w:rsid w:val="00D205BA"/>
  </w:style>
  <w:style w:type="character" w:styleId="aff6">
    <w:name w:val="Emphasis"/>
    <w:uiPriority w:val="20"/>
    <w:qFormat/>
    <w:rsid w:val="00D205BA"/>
    <w:rPr>
      <w:i/>
      <w:iCs/>
    </w:rPr>
  </w:style>
  <w:style w:type="character" w:styleId="aff7">
    <w:name w:val="Intense Reference"/>
    <w:uiPriority w:val="32"/>
    <w:qFormat/>
    <w:rsid w:val="00D205BA"/>
    <w:rPr>
      <w:b/>
      <w:bCs/>
      <w:smallCaps/>
      <w:color w:val="C0504D"/>
      <w:spacing w:val="5"/>
      <w:u w:val="single"/>
    </w:rPr>
  </w:style>
  <w:style w:type="paragraph" w:customStyle="1" w:styleId="aff8">
    <w:name w:val="Содержание СК"/>
    <w:basedOn w:val="a6"/>
    <w:autoRedefine/>
    <w:rsid w:val="00D205BA"/>
    <w:pPr>
      <w:autoSpaceDE w:val="0"/>
      <w:autoSpaceDN w:val="0"/>
      <w:jc w:val="both"/>
    </w:pPr>
    <w:rPr>
      <w:b/>
      <w:snapToGrid w:val="0"/>
      <w:sz w:val="24"/>
      <w:szCs w:val="24"/>
    </w:rPr>
  </w:style>
  <w:style w:type="character" w:customStyle="1" w:styleId="s1">
    <w:name w:val="s1"/>
    <w:rsid w:val="00D205BA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0">
    <w:name w:val="s0"/>
    <w:rsid w:val="00D205BA"/>
    <w:rPr>
      <w:rFonts w:ascii="Times New Roman(K)" w:hAnsi="Times New Roman(K)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paragraph" w:customStyle="1" w:styleId="a5">
    <w:name w:val="Статья"/>
    <w:basedOn w:val="a6"/>
    <w:rsid w:val="00D205BA"/>
    <w:pPr>
      <w:widowControl w:val="0"/>
      <w:numPr>
        <w:numId w:val="2"/>
      </w:numPr>
      <w:tabs>
        <w:tab w:val="left" w:pos="0"/>
        <w:tab w:val="left" w:pos="993"/>
      </w:tabs>
      <w:adjustRightInd w:val="0"/>
      <w:jc w:val="both"/>
    </w:pPr>
    <w:rPr>
      <w:rFonts w:ascii="Arial" w:hAnsi="Arial" w:cs="Arial"/>
      <w:sz w:val="24"/>
      <w:szCs w:val="24"/>
    </w:rPr>
  </w:style>
  <w:style w:type="character" w:styleId="aff9">
    <w:name w:val="Hyperlink"/>
    <w:uiPriority w:val="99"/>
    <w:rsid w:val="00D205BA"/>
    <w:rPr>
      <w:color w:val="0000FF"/>
      <w:u w:val="single"/>
    </w:rPr>
  </w:style>
  <w:style w:type="paragraph" w:styleId="affa">
    <w:name w:val="Document Map"/>
    <w:basedOn w:val="a6"/>
    <w:link w:val="affb"/>
    <w:rsid w:val="00D205BA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affb">
    <w:name w:val="Схема документа Знак"/>
    <w:basedOn w:val="a7"/>
    <w:link w:val="affa"/>
    <w:rsid w:val="00D205BA"/>
    <w:rPr>
      <w:rFonts w:ascii="Tahoma" w:eastAsia="Times New Roman" w:hAnsi="Tahoma" w:cs="Times New Roman"/>
      <w:sz w:val="20"/>
      <w:szCs w:val="20"/>
      <w:shd w:val="clear" w:color="auto" w:fill="000080"/>
      <w:lang w:val="x-none" w:eastAsia="x-none"/>
    </w:rPr>
  </w:style>
  <w:style w:type="character" w:customStyle="1" w:styleId="s00">
    <w:name w:val="s00"/>
    <w:rsid w:val="00D205BA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customStyle="1" w:styleId="western">
    <w:name w:val="western"/>
    <w:basedOn w:val="a6"/>
    <w:rsid w:val="00D205BA"/>
    <w:pPr>
      <w:spacing w:before="100" w:beforeAutospacing="1" w:after="119"/>
      <w:ind w:firstLine="720"/>
      <w:jc w:val="both"/>
    </w:pPr>
    <w:rPr>
      <w:rFonts w:ascii="Garamond" w:hAnsi="Garamond"/>
      <w:color w:val="000000"/>
      <w:sz w:val="28"/>
      <w:szCs w:val="28"/>
      <w:lang w:val="en-US" w:eastAsia="en-US"/>
    </w:rPr>
  </w:style>
  <w:style w:type="paragraph" w:customStyle="1" w:styleId="21">
    <w:name w:val="Пункт_2"/>
    <w:basedOn w:val="a6"/>
    <w:rsid w:val="00D205BA"/>
    <w:pPr>
      <w:numPr>
        <w:ilvl w:val="1"/>
        <w:numId w:val="3"/>
      </w:numPr>
      <w:spacing w:line="360" w:lineRule="auto"/>
      <w:jc w:val="both"/>
    </w:pPr>
    <w:rPr>
      <w:snapToGrid w:val="0"/>
      <w:sz w:val="28"/>
    </w:rPr>
  </w:style>
  <w:style w:type="paragraph" w:customStyle="1" w:styleId="30">
    <w:name w:val="Пункт_3"/>
    <w:basedOn w:val="21"/>
    <w:rsid w:val="00D205BA"/>
    <w:pPr>
      <w:numPr>
        <w:ilvl w:val="2"/>
      </w:numPr>
    </w:pPr>
  </w:style>
  <w:style w:type="paragraph" w:customStyle="1" w:styleId="40">
    <w:name w:val="Пункт_4"/>
    <w:basedOn w:val="30"/>
    <w:rsid w:val="00D205BA"/>
    <w:pPr>
      <w:numPr>
        <w:ilvl w:val="3"/>
      </w:numPr>
    </w:pPr>
    <w:rPr>
      <w:snapToGrid/>
    </w:rPr>
  </w:style>
  <w:style w:type="paragraph" w:customStyle="1" w:styleId="5ABCD">
    <w:name w:val="Пункт_5_ABCD"/>
    <w:basedOn w:val="a6"/>
    <w:rsid w:val="00D205BA"/>
    <w:pPr>
      <w:numPr>
        <w:ilvl w:val="4"/>
        <w:numId w:val="3"/>
      </w:numPr>
      <w:spacing w:line="360" w:lineRule="auto"/>
      <w:jc w:val="both"/>
    </w:pPr>
    <w:rPr>
      <w:snapToGrid w:val="0"/>
      <w:sz w:val="28"/>
    </w:rPr>
  </w:style>
  <w:style w:type="paragraph" w:customStyle="1" w:styleId="11">
    <w:name w:val="Пункт_1"/>
    <w:basedOn w:val="a6"/>
    <w:rsid w:val="00D205BA"/>
    <w:pPr>
      <w:keepNext/>
      <w:numPr>
        <w:numId w:val="3"/>
      </w:numPr>
      <w:spacing w:before="480" w:after="240"/>
      <w:ind w:left="567" w:hanging="567"/>
      <w:jc w:val="center"/>
      <w:outlineLvl w:val="0"/>
    </w:pPr>
    <w:rPr>
      <w:rFonts w:ascii="Arial" w:hAnsi="Arial"/>
      <w:b/>
      <w:snapToGrid w:val="0"/>
      <w:sz w:val="32"/>
      <w:szCs w:val="28"/>
    </w:rPr>
  </w:style>
  <w:style w:type="paragraph" w:customStyle="1" w:styleId="affc">
    <w:name w:val="Пункт_б/н"/>
    <w:basedOn w:val="a6"/>
    <w:rsid w:val="00D205BA"/>
    <w:pPr>
      <w:spacing w:line="360" w:lineRule="auto"/>
      <w:ind w:left="1134"/>
      <w:jc w:val="both"/>
    </w:pPr>
    <w:rPr>
      <w:snapToGrid w:val="0"/>
      <w:sz w:val="28"/>
      <w:szCs w:val="28"/>
    </w:rPr>
  </w:style>
  <w:style w:type="paragraph" w:styleId="a0">
    <w:name w:val="List Bullet"/>
    <w:basedOn w:val="a6"/>
    <w:autoRedefine/>
    <w:rsid w:val="00D205BA"/>
    <w:pPr>
      <w:numPr>
        <w:numId w:val="4"/>
      </w:numPr>
    </w:pPr>
    <w:rPr>
      <w:rFonts w:ascii="Arial" w:hAnsi="Arial"/>
      <w:sz w:val="24"/>
    </w:rPr>
  </w:style>
  <w:style w:type="paragraph" w:styleId="2">
    <w:name w:val="List Bullet 2"/>
    <w:basedOn w:val="a6"/>
    <w:autoRedefine/>
    <w:rsid w:val="00D205BA"/>
    <w:pPr>
      <w:numPr>
        <w:numId w:val="5"/>
      </w:numPr>
      <w:tabs>
        <w:tab w:val="clear" w:pos="643"/>
        <w:tab w:val="num" w:pos="720"/>
      </w:tabs>
      <w:ind w:left="720"/>
    </w:pPr>
    <w:rPr>
      <w:rFonts w:ascii="Arial" w:hAnsi="Arial"/>
      <w:sz w:val="24"/>
    </w:rPr>
  </w:style>
  <w:style w:type="paragraph" w:styleId="3">
    <w:name w:val="List Bullet 3"/>
    <w:basedOn w:val="a6"/>
    <w:autoRedefine/>
    <w:rsid w:val="00D205BA"/>
    <w:pPr>
      <w:numPr>
        <w:numId w:val="6"/>
      </w:numPr>
      <w:tabs>
        <w:tab w:val="clear" w:pos="926"/>
        <w:tab w:val="num" w:pos="1080"/>
      </w:tabs>
      <w:ind w:left="1080"/>
    </w:pPr>
    <w:rPr>
      <w:rFonts w:ascii="Arial" w:hAnsi="Arial"/>
      <w:sz w:val="24"/>
    </w:rPr>
  </w:style>
  <w:style w:type="paragraph" w:styleId="4">
    <w:name w:val="List Bullet 4"/>
    <w:basedOn w:val="a6"/>
    <w:autoRedefine/>
    <w:rsid w:val="00D205BA"/>
    <w:pPr>
      <w:numPr>
        <w:numId w:val="7"/>
      </w:numPr>
      <w:tabs>
        <w:tab w:val="clear" w:pos="1209"/>
        <w:tab w:val="num" w:pos="1440"/>
      </w:tabs>
      <w:ind w:left="1440"/>
    </w:pPr>
    <w:rPr>
      <w:rFonts w:ascii="Arial" w:hAnsi="Arial"/>
      <w:sz w:val="24"/>
    </w:rPr>
  </w:style>
  <w:style w:type="paragraph" w:styleId="5">
    <w:name w:val="List Bullet 5"/>
    <w:basedOn w:val="a6"/>
    <w:autoRedefine/>
    <w:rsid w:val="00D205BA"/>
    <w:pPr>
      <w:numPr>
        <w:numId w:val="8"/>
      </w:numPr>
      <w:tabs>
        <w:tab w:val="clear" w:pos="1492"/>
        <w:tab w:val="num" w:pos="1800"/>
      </w:tabs>
      <w:ind w:left="1800"/>
    </w:pPr>
    <w:rPr>
      <w:rFonts w:ascii="Arial" w:hAnsi="Arial"/>
      <w:sz w:val="24"/>
    </w:rPr>
  </w:style>
  <w:style w:type="paragraph" w:customStyle="1" w:styleId="affd">
    <w:name w:val="Îáû÷íûé"/>
    <w:rsid w:val="00D205BA"/>
    <w:pPr>
      <w:spacing w:before="60" w:after="60" w:line="240" w:lineRule="auto"/>
    </w:pPr>
    <w:rPr>
      <w:rFonts w:ascii="NTTierce" w:eastAsia="Times New Roman" w:hAnsi="NTTierce" w:cs="Times New Roman"/>
      <w:sz w:val="24"/>
      <w:szCs w:val="20"/>
      <w:lang w:val="en-GB" w:eastAsia="ru-RU"/>
    </w:rPr>
  </w:style>
  <w:style w:type="paragraph" w:customStyle="1" w:styleId="Iauiue">
    <w:name w:val="Iau?iue"/>
    <w:rsid w:val="00D205B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2">
    <w:name w:val="Основной-2"/>
    <w:rsid w:val="00D205BA"/>
    <w:pPr>
      <w:spacing w:after="0" w:line="240" w:lineRule="auto"/>
      <w:ind w:firstLine="170"/>
      <w:jc w:val="both"/>
    </w:pPr>
    <w:rPr>
      <w:rFonts w:ascii="Гельветика" w:eastAsia="Times New Roman" w:hAnsi="Гельветика" w:cs="Times New Roman"/>
      <w:snapToGrid w:val="0"/>
      <w:sz w:val="17"/>
      <w:szCs w:val="20"/>
      <w:lang w:eastAsia="ru-RU"/>
    </w:rPr>
  </w:style>
  <w:style w:type="paragraph" w:styleId="affe">
    <w:name w:val="Block Text"/>
    <w:basedOn w:val="a6"/>
    <w:rsid w:val="00D205BA"/>
    <w:pPr>
      <w:ind w:left="240" w:right="252"/>
      <w:jc w:val="center"/>
    </w:pPr>
    <w:rPr>
      <w:b/>
      <w:sz w:val="24"/>
    </w:rPr>
  </w:style>
  <w:style w:type="paragraph" w:customStyle="1" w:styleId="210">
    <w:name w:val="Îñíîâíîé òåêñò 21"/>
    <w:basedOn w:val="a6"/>
    <w:rsid w:val="00D205BA"/>
    <w:pPr>
      <w:jc w:val="both"/>
    </w:pPr>
    <w:rPr>
      <w:sz w:val="24"/>
    </w:rPr>
  </w:style>
  <w:style w:type="paragraph" w:customStyle="1" w:styleId="310">
    <w:name w:val="Основной текст 31"/>
    <w:basedOn w:val="a6"/>
    <w:rsid w:val="00D205BA"/>
    <w:pPr>
      <w:jc w:val="both"/>
    </w:pPr>
    <w:rPr>
      <w:sz w:val="26"/>
    </w:rPr>
  </w:style>
  <w:style w:type="paragraph" w:customStyle="1" w:styleId="16">
    <w:name w:val="çàãîëîâîê 1"/>
    <w:basedOn w:val="a6"/>
    <w:next w:val="a6"/>
    <w:rsid w:val="00D205BA"/>
    <w:pPr>
      <w:keepNext/>
      <w:jc w:val="center"/>
    </w:pPr>
    <w:rPr>
      <w:b/>
      <w:sz w:val="28"/>
    </w:rPr>
  </w:style>
  <w:style w:type="paragraph" w:customStyle="1" w:styleId="CharCharCharCharCharCharCharCharCharCharCharCharChar">
    <w:name w:val="Знак Знак Char Char Знак Знак Char Char Знак Знак Char Char Знак Знак Char Знак Знак Char Char Знак Знак Char Char Char Знак Знак Char"/>
    <w:basedOn w:val="a6"/>
    <w:semiHidden/>
    <w:rsid w:val="00D205BA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Char">
    <w:name w:val="Char Char"/>
    <w:basedOn w:val="a6"/>
    <w:autoRedefine/>
    <w:rsid w:val="00D205BA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1CharChar">
    <w:name w:val="Знак Знак Знак Знак Знак1 Знак Знак Знак Знак Char Char Знак"/>
    <w:basedOn w:val="a6"/>
    <w:rsid w:val="00D205BA"/>
    <w:pPr>
      <w:spacing w:after="160" w:line="240" w:lineRule="exact"/>
    </w:pPr>
  </w:style>
  <w:style w:type="character" w:styleId="afff">
    <w:name w:val="Strong"/>
    <w:uiPriority w:val="22"/>
    <w:qFormat/>
    <w:rsid w:val="00D205BA"/>
    <w:rPr>
      <w:b/>
      <w:bCs/>
    </w:rPr>
  </w:style>
  <w:style w:type="paragraph" w:styleId="HTML">
    <w:name w:val="HTML Preformatted"/>
    <w:basedOn w:val="a6"/>
    <w:link w:val="HTML0"/>
    <w:rsid w:val="00D20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lang w:val="x-none" w:eastAsia="x-none"/>
    </w:rPr>
  </w:style>
  <w:style w:type="character" w:customStyle="1" w:styleId="HTML0">
    <w:name w:val="Стандартный HTML Знак"/>
    <w:basedOn w:val="a7"/>
    <w:link w:val="HTML"/>
    <w:rsid w:val="00D205BA"/>
    <w:rPr>
      <w:rFonts w:ascii="Courier New" w:eastAsia="Times New Roman" w:hAnsi="Courier New" w:cs="Times New Roman"/>
      <w:color w:val="000000"/>
      <w:sz w:val="20"/>
      <w:szCs w:val="20"/>
      <w:lang w:val="x-none" w:eastAsia="x-none"/>
    </w:rPr>
  </w:style>
  <w:style w:type="paragraph" w:customStyle="1" w:styleId="1CharChar1">
    <w:name w:val="Знак Знак Знак Знак Знак1 Знак Знак Знак Знак Char Char Знак1"/>
    <w:basedOn w:val="a6"/>
    <w:rsid w:val="00D205BA"/>
    <w:pPr>
      <w:spacing w:after="160" w:line="240" w:lineRule="exact"/>
    </w:pPr>
  </w:style>
  <w:style w:type="paragraph" w:customStyle="1" w:styleId="CharChar1">
    <w:name w:val="Char Char1"/>
    <w:basedOn w:val="a6"/>
    <w:autoRedefine/>
    <w:rsid w:val="00D205BA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ff0">
    <w:name w:val="a"/>
    <w:basedOn w:val="a6"/>
    <w:rsid w:val="00D205BA"/>
    <w:pPr>
      <w:autoSpaceDE w:val="0"/>
      <w:autoSpaceDN w:val="0"/>
      <w:snapToGrid w:val="0"/>
      <w:spacing w:before="60" w:after="60"/>
      <w:ind w:firstLine="540"/>
      <w:jc w:val="both"/>
    </w:pPr>
    <w:rPr>
      <w:sz w:val="24"/>
      <w:szCs w:val="24"/>
    </w:rPr>
  </w:style>
  <w:style w:type="paragraph" w:customStyle="1" w:styleId="a4">
    <w:name w:val="Пункт"/>
    <w:basedOn w:val="a6"/>
    <w:rsid w:val="00D205BA"/>
    <w:pPr>
      <w:widowControl w:val="0"/>
      <w:numPr>
        <w:numId w:val="9"/>
      </w:numPr>
      <w:tabs>
        <w:tab w:val="left" w:pos="993"/>
      </w:tabs>
      <w:adjustRightInd w:val="0"/>
      <w:jc w:val="both"/>
    </w:pPr>
    <w:rPr>
      <w:rFonts w:ascii="Arial" w:hAnsi="Arial" w:cs="Arial"/>
      <w:sz w:val="24"/>
      <w:szCs w:val="24"/>
    </w:rPr>
  </w:style>
  <w:style w:type="character" w:customStyle="1" w:styleId="s9">
    <w:name w:val="s9"/>
    <w:rsid w:val="00D205BA"/>
    <w:rPr>
      <w:i/>
      <w:iCs/>
      <w:color w:val="333399"/>
      <w:u w:val="single"/>
      <w:bdr w:val="none" w:sz="0" w:space="0" w:color="auto" w:frame="1"/>
    </w:rPr>
  </w:style>
  <w:style w:type="paragraph" w:styleId="a">
    <w:name w:val="List Number"/>
    <w:basedOn w:val="a6"/>
    <w:autoRedefine/>
    <w:rsid w:val="00D205BA"/>
    <w:pPr>
      <w:widowControl w:val="0"/>
      <w:numPr>
        <w:numId w:val="10"/>
      </w:numPr>
      <w:tabs>
        <w:tab w:val="left" w:pos="1134"/>
      </w:tabs>
      <w:adjustRightInd w:val="0"/>
      <w:jc w:val="both"/>
    </w:pPr>
    <w:rPr>
      <w:rFonts w:ascii="Arial" w:hAnsi="Arial"/>
      <w:sz w:val="24"/>
      <w:szCs w:val="28"/>
    </w:rPr>
  </w:style>
  <w:style w:type="paragraph" w:customStyle="1" w:styleId="a3">
    <w:name w:val="Заголовок раздела"/>
    <w:basedOn w:val="a6"/>
    <w:rsid w:val="00D205BA"/>
    <w:pPr>
      <w:widowControl w:val="0"/>
      <w:numPr>
        <w:numId w:val="11"/>
      </w:numPr>
      <w:adjustRightInd w:val="0"/>
      <w:jc w:val="center"/>
    </w:pPr>
    <w:rPr>
      <w:rFonts w:ascii="Arial" w:hAnsi="Arial" w:cs="Arial"/>
      <w:b/>
      <w:sz w:val="24"/>
      <w:szCs w:val="24"/>
    </w:rPr>
  </w:style>
  <w:style w:type="paragraph" w:customStyle="1" w:styleId="20">
    <w:name w:val="Заголовок раздела 2"/>
    <w:basedOn w:val="a6"/>
    <w:rsid w:val="00D205BA"/>
    <w:pPr>
      <w:widowControl w:val="0"/>
      <w:numPr>
        <w:ilvl w:val="1"/>
        <w:numId w:val="11"/>
      </w:numPr>
      <w:tabs>
        <w:tab w:val="left" w:pos="993"/>
      </w:tabs>
      <w:adjustRightInd w:val="0"/>
      <w:jc w:val="center"/>
    </w:pPr>
    <w:rPr>
      <w:rFonts w:ascii="Arial" w:hAnsi="Arial" w:cs="Arial"/>
      <w:b/>
      <w:sz w:val="24"/>
      <w:szCs w:val="24"/>
    </w:rPr>
  </w:style>
  <w:style w:type="character" w:customStyle="1" w:styleId="43">
    <w:name w:val="Оглавление 4 Знак"/>
    <w:link w:val="44"/>
    <w:rsid w:val="00D205BA"/>
    <w:rPr>
      <w:sz w:val="24"/>
      <w:szCs w:val="24"/>
    </w:rPr>
  </w:style>
  <w:style w:type="paragraph" w:styleId="44">
    <w:name w:val="toc 4"/>
    <w:basedOn w:val="a6"/>
    <w:link w:val="43"/>
    <w:autoRedefine/>
    <w:rsid w:val="00D205BA"/>
    <w:pPr>
      <w:tabs>
        <w:tab w:val="right" w:leader="dot" w:pos="9245"/>
      </w:tabs>
      <w:spacing w:before="20" w:after="20"/>
      <w:ind w:left="318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37">
    <w:name w:val="Основной текст (3)_"/>
    <w:link w:val="311"/>
    <w:rsid w:val="00D205BA"/>
    <w:rPr>
      <w:sz w:val="21"/>
      <w:szCs w:val="21"/>
      <w:shd w:val="clear" w:color="auto" w:fill="FFFFFF"/>
    </w:rPr>
  </w:style>
  <w:style w:type="paragraph" w:customStyle="1" w:styleId="311">
    <w:name w:val="Основной текст (3)1"/>
    <w:basedOn w:val="a6"/>
    <w:link w:val="37"/>
    <w:rsid w:val="00D205BA"/>
    <w:pPr>
      <w:shd w:val="clear" w:color="auto" w:fill="FFFFFF"/>
      <w:spacing w:before="4440" w:after="240" w:line="279" w:lineRule="exact"/>
      <w:ind w:hanging="2080"/>
      <w:jc w:val="center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afff1">
    <w:name w:val="Основной текст_"/>
    <w:link w:val="29"/>
    <w:rsid w:val="00D205BA"/>
    <w:rPr>
      <w:sz w:val="21"/>
      <w:szCs w:val="21"/>
      <w:shd w:val="clear" w:color="auto" w:fill="FFFFFF"/>
    </w:rPr>
  </w:style>
  <w:style w:type="paragraph" w:customStyle="1" w:styleId="29">
    <w:name w:val="Основной текст2"/>
    <w:basedOn w:val="a6"/>
    <w:link w:val="afff1"/>
    <w:rsid w:val="00D205BA"/>
    <w:pPr>
      <w:shd w:val="clear" w:color="auto" w:fill="FFFFFF"/>
      <w:spacing w:line="0" w:lineRule="atLeast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45">
    <w:name w:val="Заголовок №4_"/>
    <w:link w:val="46"/>
    <w:rsid w:val="00D205BA"/>
    <w:rPr>
      <w:sz w:val="21"/>
      <w:szCs w:val="21"/>
      <w:shd w:val="clear" w:color="auto" w:fill="FFFFFF"/>
    </w:rPr>
  </w:style>
  <w:style w:type="paragraph" w:customStyle="1" w:styleId="46">
    <w:name w:val="Заголовок №4"/>
    <w:basedOn w:val="a6"/>
    <w:link w:val="45"/>
    <w:rsid w:val="00D205BA"/>
    <w:pPr>
      <w:shd w:val="clear" w:color="auto" w:fill="FFFFFF"/>
      <w:spacing w:before="660" w:after="120" w:line="0" w:lineRule="atLeast"/>
      <w:ind w:hanging="1020"/>
      <w:outlineLvl w:val="3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afff2">
    <w:name w:val="Основной текст + Полужирный"/>
    <w:rsid w:val="00D205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  <w:shd w:val="clear" w:color="auto" w:fill="FFFFFF"/>
    </w:rPr>
  </w:style>
  <w:style w:type="character" w:customStyle="1" w:styleId="38">
    <w:name w:val="Основной текст (3) + Не полужирный"/>
    <w:rsid w:val="00D205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  <w:shd w:val="clear" w:color="auto" w:fill="FFFFFF"/>
    </w:rPr>
  </w:style>
  <w:style w:type="character" w:customStyle="1" w:styleId="17">
    <w:name w:val="Основной текст + Полужирный1"/>
    <w:rsid w:val="00D205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  <w:shd w:val="clear" w:color="auto" w:fill="FFFFFF"/>
    </w:rPr>
  </w:style>
  <w:style w:type="character" w:customStyle="1" w:styleId="47">
    <w:name w:val="Заголовок №4 + Не полужирный"/>
    <w:rsid w:val="00D205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  <w:shd w:val="clear" w:color="auto" w:fill="FFFFFF"/>
    </w:rPr>
  </w:style>
  <w:style w:type="character" w:customStyle="1" w:styleId="10pt">
    <w:name w:val="Основной текст + 10 pt"/>
    <w:rsid w:val="00D205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shd w:val="clear" w:color="auto" w:fill="FFFFFF"/>
    </w:rPr>
  </w:style>
  <w:style w:type="character" w:customStyle="1" w:styleId="48">
    <w:name w:val="Основной текст (4)_"/>
    <w:link w:val="410"/>
    <w:rsid w:val="00D205BA"/>
    <w:rPr>
      <w:shd w:val="clear" w:color="auto" w:fill="FFFFFF"/>
    </w:rPr>
  </w:style>
  <w:style w:type="paragraph" w:customStyle="1" w:styleId="410">
    <w:name w:val="Основной текст (4)1"/>
    <w:basedOn w:val="a6"/>
    <w:link w:val="48"/>
    <w:rsid w:val="00D205BA"/>
    <w:pPr>
      <w:shd w:val="clear" w:color="auto" w:fill="FFFFFF"/>
      <w:spacing w:before="120" w:line="246" w:lineRule="exac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49">
    <w:name w:val="Основной текст (4)"/>
    <w:rsid w:val="00D205BA"/>
    <w:rPr>
      <w:rFonts w:ascii="Times New Roman" w:eastAsia="Times New Roman" w:hAnsi="Times New Roman" w:cs="Times New Roman"/>
      <w:sz w:val="20"/>
      <w:szCs w:val="20"/>
      <w:u w:val="single"/>
      <w:shd w:val="clear" w:color="auto" w:fill="FFFFFF"/>
    </w:rPr>
  </w:style>
  <w:style w:type="character" w:customStyle="1" w:styleId="100">
    <w:name w:val="Основной текст (10)_"/>
    <w:link w:val="101"/>
    <w:rsid w:val="00D205BA"/>
    <w:rPr>
      <w:rFonts w:ascii="Microsoft Sans Serif" w:eastAsia="Microsoft Sans Serif" w:hAnsi="Microsoft Sans Serif" w:cs="Microsoft Sans Serif"/>
      <w:sz w:val="19"/>
      <w:szCs w:val="19"/>
      <w:shd w:val="clear" w:color="auto" w:fill="FFFFFF"/>
    </w:rPr>
  </w:style>
  <w:style w:type="paragraph" w:customStyle="1" w:styleId="101">
    <w:name w:val="Основной текст (10)"/>
    <w:basedOn w:val="a6"/>
    <w:link w:val="100"/>
    <w:rsid w:val="00D205BA"/>
    <w:pPr>
      <w:shd w:val="clear" w:color="auto" w:fill="FFFFFF"/>
      <w:spacing w:before="60" w:line="0" w:lineRule="atLeast"/>
    </w:pPr>
    <w:rPr>
      <w:rFonts w:ascii="Microsoft Sans Serif" w:eastAsia="Microsoft Sans Serif" w:hAnsi="Microsoft Sans Serif" w:cs="Microsoft Sans Serif"/>
      <w:sz w:val="19"/>
      <w:szCs w:val="19"/>
      <w:lang w:eastAsia="en-US"/>
    </w:rPr>
  </w:style>
  <w:style w:type="character" w:customStyle="1" w:styleId="120">
    <w:name w:val="Основной текст (12)_"/>
    <w:link w:val="121"/>
    <w:rsid w:val="00D205BA"/>
    <w:rPr>
      <w:rFonts w:ascii="Bookman Old Style" w:eastAsia="Bookman Old Style" w:hAnsi="Bookman Old Style" w:cs="Bookman Old Style"/>
      <w:sz w:val="23"/>
      <w:szCs w:val="23"/>
      <w:shd w:val="clear" w:color="auto" w:fill="FFFFFF"/>
    </w:rPr>
  </w:style>
  <w:style w:type="paragraph" w:customStyle="1" w:styleId="121">
    <w:name w:val="Основной текст (12)"/>
    <w:basedOn w:val="a6"/>
    <w:link w:val="120"/>
    <w:rsid w:val="00D205BA"/>
    <w:pPr>
      <w:shd w:val="clear" w:color="auto" w:fill="FFFFFF"/>
      <w:spacing w:after="120" w:line="0" w:lineRule="atLeast"/>
    </w:pPr>
    <w:rPr>
      <w:rFonts w:ascii="Bookman Old Style" w:eastAsia="Bookman Old Style" w:hAnsi="Bookman Old Style" w:cs="Bookman Old Style"/>
      <w:sz w:val="23"/>
      <w:szCs w:val="23"/>
      <w:lang w:eastAsia="en-US"/>
    </w:rPr>
  </w:style>
  <w:style w:type="character" w:customStyle="1" w:styleId="tw4winMark">
    <w:name w:val="tw4winMark"/>
    <w:rsid w:val="00D205BA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customStyle="1" w:styleId="Bullets1">
    <w:name w:val="Bullets 1"/>
    <w:basedOn w:val="a6"/>
    <w:rsid w:val="00D205BA"/>
    <w:pPr>
      <w:spacing w:before="60" w:after="60"/>
      <w:jc w:val="both"/>
    </w:pPr>
    <w:rPr>
      <w:rFonts w:ascii="Arial" w:hAnsi="Arial" w:cs="Arial"/>
      <w:bCs/>
      <w:color w:val="000000"/>
      <w:szCs w:val="22"/>
      <w:lang w:val="en-GB" w:eastAsia="en-US"/>
    </w:rPr>
  </w:style>
  <w:style w:type="paragraph" w:styleId="18">
    <w:name w:val="toc 1"/>
    <w:basedOn w:val="a6"/>
    <w:next w:val="a6"/>
    <w:autoRedefine/>
    <w:uiPriority w:val="39"/>
    <w:rsid w:val="00D205BA"/>
  </w:style>
  <w:style w:type="paragraph" w:styleId="2a">
    <w:name w:val="toc 2"/>
    <w:basedOn w:val="a6"/>
    <w:next w:val="a6"/>
    <w:autoRedefine/>
    <w:uiPriority w:val="39"/>
    <w:rsid w:val="00D205BA"/>
    <w:pPr>
      <w:ind w:left="200"/>
    </w:pPr>
  </w:style>
  <w:style w:type="paragraph" w:styleId="afff3">
    <w:name w:val="No Spacing"/>
    <w:link w:val="afff4"/>
    <w:uiPriority w:val="1"/>
    <w:qFormat/>
    <w:rsid w:val="00D205B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f4">
    <w:name w:val="Без интервала Знак"/>
    <w:link w:val="afff3"/>
    <w:uiPriority w:val="1"/>
    <w:rsid w:val="00D205BA"/>
    <w:rPr>
      <w:rFonts w:ascii="Calibri" w:eastAsia="Calibri" w:hAnsi="Calibri" w:cs="Times New Roman"/>
    </w:rPr>
  </w:style>
  <w:style w:type="paragraph" w:styleId="afff5">
    <w:name w:val="caption"/>
    <w:basedOn w:val="a6"/>
    <w:qFormat/>
    <w:rsid w:val="00D205BA"/>
    <w:pPr>
      <w:spacing w:before="100" w:beforeAutospacing="1" w:after="100" w:afterAutospacing="1"/>
    </w:pPr>
    <w:rPr>
      <w:sz w:val="24"/>
      <w:szCs w:val="24"/>
    </w:rPr>
  </w:style>
  <w:style w:type="paragraph" w:styleId="71">
    <w:name w:val="toc 7"/>
    <w:basedOn w:val="a6"/>
    <w:next w:val="a6"/>
    <w:autoRedefine/>
    <w:rsid w:val="00D205BA"/>
    <w:pPr>
      <w:ind w:left="1200"/>
    </w:pPr>
    <w:rPr>
      <w:rFonts w:eastAsia="Calibri"/>
      <w:lang w:eastAsia="en-US"/>
    </w:rPr>
  </w:style>
  <w:style w:type="character" w:customStyle="1" w:styleId="19">
    <w:name w:val="Тема примечания Знак1"/>
    <w:uiPriority w:val="99"/>
    <w:semiHidden/>
    <w:rsid w:val="00D205BA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1a">
    <w:name w:val="Текст выноски Знак1"/>
    <w:uiPriority w:val="99"/>
    <w:semiHidden/>
    <w:rsid w:val="00D205BA"/>
    <w:rPr>
      <w:rFonts w:ascii="Segoe UI" w:eastAsia="Calibri" w:hAnsi="Segoe UI" w:cs="Segoe UI"/>
      <w:sz w:val="18"/>
      <w:szCs w:val="18"/>
    </w:rPr>
  </w:style>
  <w:style w:type="paragraph" w:customStyle="1" w:styleId="afff6">
    <w:name w:val="ФИО"/>
    <w:basedOn w:val="a6"/>
    <w:rsid w:val="00D205BA"/>
    <w:pPr>
      <w:spacing w:after="180"/>
      <w:ind w:left="5670"/>
      <w:jc w:val="both"/>
    </w:pPr>
    <w:rPr>
      <w:sz w:val="24"/>
    </w:rPr>
  </w:style>
  <w:style w:type="paragraph" w:styleId="afff7">
    <w:name w:val="footnote text"/>
    <w:basedOn w:val="a6"/>
    <w:link w:val="afff8"/>
    <w:rsid w:val="00D205BA"/>
  </w:style>
  <w:style w:type="character" w:customStyle="1" w:styleId="afff8">
    <w:name w:val="Текст сноски Знак"/>
    <w:basedOn w:val="a7"/>
    <w:link w:val="afff7"/>
    <w:rsid w:val="00D205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9">
    <w:name w:val="Текст таблица"/>
    <w:basedOn w:val="a6"/>
    <w:rsid w:val="00D205BA"/>
    <w:pPr>
      <w:numPr>
        <w:ilvl w:val="12"/>
      </w:numPr>
      <w:spacing w:before="60"/>
    </w:pPr>
    <w:rPr>
      <w:iCs/>
      <w:sz w:val="22"/>
    </w:rPr>
  </w:style>
  <w:style w:type="paragraph" w:styleId="23">
    <w:name w:val="List 2"/>
    <w:basedOn w:val="a6"/>
    <w:rsid w:val="00D205BA"/>
    <w:pPr>
      <w:widowControl w:val="0"/>
      <w:numPr>
        <w:numId w:val="12"/>
      </w:numPr>
      <w:overflowPunct w:val="0"/>
      <w:autoSpaceDE w:val="0"/>
      <w:autoSpaceDN w:val="0"/>
      <w:adjustRightInd w:val="0"/>
      <w:spacing w:before="60"/>
      <w:jc w:val="both"/>
      <w:textAlignment w:val="baseline"/>
    </w:pPr>
    <w:rPr>
      <w:sz w:val="24"/>
    </w:rPr>
  </w:style>
  <w:style w:type="character" w:customStyle="1" w:styleId="S">
    <w:name w:val="S_Обозначение"/>
    <w:rsid w:val="00D205BA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character" w:customStyle="1" w:styleId="urtxtemph">
    <w:name w:val="urtxtemph"/>
    <w:rsid w:val="00D205BA"/>
  </w:style>
  <w:style w:type="character" w:customStyle="1" w:styleId="urtxtstd">
    <w:name w:val="urtxtstd"/>
    <w:rsid w:val="00D205BA"/>
  </w:style>
  <w:style w:type="paragraph" w:customStyle="1" w:styleId="S2">
    <w:name w:val="S_Обычный"/>
    <w:basedOn w:val="a6"/>
    <w:rsid w:val="00D205BA"/>
    <w:pPr>
      <w:widowControl w:val="0"/>
      <w:tabs>
        <w:tab w:val="left" w:pos="1690"/>
      </w:tabs>
      <w:jc w:val="both"/>
    </w:pPr>
    <w:rPr>
      <w:sz w:val="24"/>
      <w:szCs w:val="24"/>
    </w:rPr>
  </w:style>
  <w:style w:type="character" w:styleId="afffa">
    <w:name w:val="FollowedHyperlink"/>
    <w:uiPriority w:val="99"/>
    <w:rsid w:val="00D205BA"/>
    <w:rPr>
      <w:color w:val="800080"/>
      <w:u w:val="single"/>
    </w:rPr>
  </w:style>
  <w:style w:type="paragraph" w:customStyle="1" w:styleId="a1">
    <w:name w:val="маркированный"/>
    <w:basedOn w:val="a6"/>
    <w:rsid w:val="00D205BA"/>
    <w:pPr>
      <w:widowControl w:val="0"/>
      <w:numPr>
        <w:numId w:val="13"/>
      </w:numPr>
      <w:overflowPunct w:val="0"/>
      <w:autoSpaceDE w:val="0"/>
      <w:autoSpaceDN w:val="0"/>
      <w:adjustRightInd w:val="0"/>
      <w:spacing w:before="60"/>
      <w:jc w:val="both"/>
      <w:textAlignment w:val="baseline"/>
    </w:pPr>
    <w:rPr>
      <w:sz w:val="24"/>
    </w:rPr>
  </w:style>
  <w:style w:type="paragraph" w:customStyle="1" w:styleId="afffb">
    <w:name w:val="статьи договора"/>
    <w:basedOn w:val="a6"/>
    <w:link w:val="1b"/>
    <w:rsid w:val="00D205BA"/>
    <w:pPr>
      <w:widowControl w:val="0"/>
      <w:tabs>
        <w:tab w:val="num" w:pos="1692"/>
      </w:tabs>
      <w:spacing w:after="60"/>
      <w:ind w:left="1692" w:hanging="432"/>
      <w:jc w:val="both"/>
      <w:outlineLvl w:val="1"/>
    </w:pPr>
    <w:rPr>
      <w:sz w:val="22"/>
      <w:szCs w:val="22"/>
    </w:rPr>
  </w:style>
  <w:style w:type="character" w:customStyle="1" w:styleId="1b">
    <w:name w:val="статьи договора Знак1"/>
    <w:link w:val="afffb"/>
    <w:rsid w:val="00D205BA"/>
    <w:rPr>
      <w:rFonts w:ascii="Times New Roman" w:eastAsia="Times New Roman" w:hAnsi="Times New Roman" w:cs="Times New Roman"/>
      <w:lang w:eastAsia="ru-RU"/>
    </w:rPr>
  </w:style>
  <w:style w:type="paragraph" w:customStyle="1" w:styleId="afffc">
    <w:name w:val="Стиль статьи договора + курсив"/>
    <w:basedOn w:val="afffb"/>
    <w:rsid w:val="00D205BA"/>
    <w:pPr>
      <w:tabs>
        <w:tab w:val="clear" w:pos="1692"/>
        <w:tab w:val="num" w:pos="1492"/>
      </w:tabs>
      <w:ind w:left="1492" w:hanging="360"/>
    </w:pPr>
    <w:rPr>
      <w:iCs/>
    </w:rPr>
  </w:style>
  <w:style w:type="paragraph" w:customStyle="1" w:styleId="1c">
    <w:name w:val="Список 1"/>
    <w:basedOn w:val="a0"/>
    <w:rsid w:val="00D205BA"/>
    <w:pPr>
      <w:widowControl w:val="0"/>
      <w:numPr>
        <w:numId w:val="0"/>
      </w:numPr>
      <w:tabs>
        <w:tab w:val="num" w:pos="900"/>
      </w:tabs>
      <w:overflowPunct w:val="0"/>
      <w:autoSpaceDE w:val="0"/>
      <w:autoSpaceDN w:val="0"/>
      <w:adjustRightInd w:val="0"/>
      <w:spacing w:before="60"/>
      <w:ind w:left="900" w:hanging="360"/>
      <w:jc w:val="both"/>
      <w:textAlignment w:val="baseline"/>
    </w:pPr>
    <w:rPr>
      <w:rFonts w:ascii="Times New Roman" w:hAnsi="Times New Roman"/>
    </w:rPr>
  </w:style>
  <w:style w:type="character" w:customStyle="1" w:styleId="1d">
    <w:name w:val="Схема документа Знак1"/>
    <w:uiPriority w:val="99"/>
    <w:semiHidden/>
    <w:rsid w:val="00D205BA"/>
    <w:rPr>
      <w:rFonts w:ascii="Segoe UI" w:eastAsia="Calibri" w:hAnsi="Segoe UI" w:cs="Segoe UI"/>
      <w:sz w:val="16"/>
      <w:szCs w:val="16"/>
    </w:rPr>
  </w:style>
  <w:style w:type="paragraph" w:customStyle="1" w:styleId="1e">
    <w:name w:val="Без интервала1"/>
    <w:rsid w:val="00D205B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xl67">
    <w:name w:val="xl67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sz w:val="28"/>
      <w:szCs w:val="28"/>
    </w:rPr>
  </w:style>
  <w:style w:type="paragraph" w:customStyle="1" w:styleId="xl68">
    <w:name w:val="xl68"/>
    <w:basedOn w:val="a6"/>
    <w:rsid w:val="00D205BA"/>
    <w:pPr>
      <w:spacing w:before="100" w:beforeAutospacing="1" w:after="100" w:afterAutospacing="1"/>
      <w:textAlignment w:val="center"/>
    </w:pPr>
    <w:rPr>
      <w:rFonts w:ascii="Calibri" w:hAnsi="Calibri"/>
      <w:sz w:val="28"/>
      <w:szCs w:val="28"/>
    </w:rPr>
  </w:style>
  <w:style w:type="paragraph" w:customStyle="1" w:styleId="xl69">
    <w:name w:val="xl69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sz w:val="28"/>
      <w:szCs w:val="28"/>
    </w:rPr>
  </w:style>
  <w:style w:type="paragraph" w:customStyle="1" w:styleId="xl70">
    <w:name w:val="xl70"/>
    <w:basedOn w:val="a6"/>
    <w:rsid w:val="00D205BA"/>
    <w:pPr>
      <w:spacing w:before="100" w:beforeAutospacing="1" w:after="100" w:afterAutospacing="1"/>
      <w:textAlignment w:val="center"/>
    </w:pPr>
    <w:rPr>
      <w:rFonts w:ascii="Calibri" w:hAnsi="Calibri"/>
      <w:color w:val="FF0000"/>
      <w:sz w:val="28"/>
      <w:szCs w:val="28"/>
    </w:rPr>
  </w:style>
  <w:style w:type="paragraph" w:customStyle="1" w:styleId="xl71">
    <w:name w:val="xl71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sz w:val="28"/>
      <w:szCs w:val="28"/>
    </w:rPr>
  </w:style>
  <w:style w:type="paragraph" w:customStyle="1" w:styleId="xl72">
    <w:name w:val="xl72"/>
    <w:basedOn w:val="a6"/>
    <w:rsid w:val="00D205BA"/>
    <w:pPr>
      <w:spacing w:before="100" w:beforeAutospacing="1" w:after="100" w:afterAutospacing="1"/>
      <w:textAlignment w:val="center"/>
    </w:pPr>
    <w:rPr>
      <w:rFonts w:ascii="Calibri" w:hAnsi="Calibri"/>
      <w:sz w:val="28"/>
      <w:szCs w:val="28"/>
    </w:rPr>
  </w:style>
  <w:style w:type="paragraph" w:styleId="afffd">
    <w:name w:val="TOC Heading"/>
    <w:basedOn w:val="13"/>
    <w:next w:val="a6"/>
    <w:uiPriority w:val="39"/>
    <w:unhideWhenUsed/>
    <w:qFormat/>
    <w:rsid w:val="00D205BA"/>
    <w:pPr>
      <w:keepLines/>
      <w:numPr>
        <w:numId w:val="0"/>
      </w:numPr>
      <w:tabs>
        <w:tab w:val="left" w:pos="993"/>
      </w:tabs>
      <w:spacing w:before="240" w:line="259" w:lineRule="auto"/>
      <w:ind w:left="576" w:hanging="576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ru-RU" w:eastAsia="ru-RU"/>
    </w:rPr>
  </w:style>
  <w:style w:type="character" w:customStyle="1" w:styleId="st1">
    <w:name w:val="st1"/>
    <w:rsid w:val="00D205BA"/>
  </w:style>
  <w:style w:type="paragraph" w:customStyle="1" w:styleId="SAP-TablebulletedText">
    <w:name w:val="SAP - Table bulleted Text"/>
    <w:basedOn w:val="a6"/>
    <w:uiPriority w:val="99"/>
    <w:rsid w:val="00D205BA"/>
    <w:pPr>
      <w:numPr>
        <w:ilvl w:val="1"/>
        <w:numId w:val="16"/>
      </w:numPr>
      <w:spacing w:before="120"/>
      <w:jc w:val="both"/>
    </w:pPr>
    <w:rPr>
      <w:rFonts w:eastAsia="Calibri"/>
      <w:sz w:val="22"/>
      <w:szCs w:val="24"/>
      <w:lang w:val="en-US" w:eastAsia="en-US"/>
    </w:rPr>
  </w:style>
  <w:style w:type="character" w:customStyle="1" w:styleId="apple-converted-space">
    <w:name w:val="apple-converted-space"/>
    <w:rsid w:val="00D205BA"/>
  </w:style>
  <w:style w:type="character" w:styleId="HTML1">
    <w:name w:val="HTML Code"/>
    <w:uiPriority w:val="99"/>
    <w:unhideWhenUsed/>
    <w:rsid w:val="00D205BA"/>
    <w:rPr>
      <w:rFonts w:ascii="Courier New" w:eastAsia="Times New Roman" w:hAnsi="Courier New" w:cs="Courier New"/>
      <w:sz w:val="20"/>
      <w:szCs w:val="20"/>
    </w:rPr>
  </w:style>
  <w:style w:type="paragraph" w:customStyle="1" w:styleId="StyleJustifiedFirstline033">
    <w:name w:val="Style Justified First line:  033&quot;"/>
    <w:basedOn w:val="a6"/>
    <w:rsid w:val="00D205BA"/>
    <w:pPr>
      <w:spacing w:before="120"/>
      <w:ind w:firstLine="475"/>
      <w:jc w:val="both"/>
    </w:pPr>
    <w:rPr>
      <w:sz w:val="28"/>
      <w:lang w:val="en-US" w:eastAsia="en-US"/>
    </w:rPr>
  </w:style>
  <w:style w:type="paragraph" w:styleId="afffe">
    <w:name w:val="Bibliography"/>
    <w:basedOn w:val="a6"/>
    <w:next w:val="a6"/>
    <w:uiPriority w:val="37"/>
    <w:unhideWhenUsed/>
    <w:rsid w:val="00D205BA"/>
    <w:rPr>
      <w:sz w:val="28"/>
      <w:szCs w:val="24"/>
    </w:rPr>
  </w:style>
  <w:style w:type="character" w:customStyle="1" w:styleId="ggpNormal1">
    <w:name w:val="gg_p_Normal Знак1"/>
    <w:link w:val="ggpNormal"/>
    <w:rsid w:val="00D205BA"/>
    <w:rPr>
      <w:sz w:val="24"/>
      <w:szCs w:val="24"/>
    </w:rPr>
  </w:style>
  <w:style w:type="paragraph" w:customStyle="1" w:styleId="ggpNormal">
    <w:name w:val="gg_p_Normal"/>
    <w:basedOn w:val="a6"/>
    <w:link w:val="ggpNormal1"/>
    <w:rsid w:val="00D205BA"/>
    <w:pPr>
      <w:spacing w:after="120" w:line="360" w:lineRule="auto"/>
      <w:ind w:firstLine="340"/>
      <w:jc w:val="both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customStyle="1" w:styleId="TableSmHeading">
    <w:name w:val="Table_Sm_Heading"/>
    <w:basedOn w:val="a6"/>
    <w:rsid w:val="00D205BA"/>
    <w:pPr>
      <w:keepNext/>
      <w:keepLines/>
      <w:spacing w:before="60" w:after="40" w:line="220" w:lineRule="exact"/>
    </w:pPr>
    <w:rPr>
      <w:rFonts w:eastAsia="MS Mincho"/>
      <w:b/>
      <w:bCs/>
      <w:color w:val="000000"/>
      <w:sz w:val="22"/>
      <w:szCs w:val="22"/>
      <w:lang w:eastAsia="en-US" w:bidi="ru-RU"/>
    </w:rPr>
  </w:style>
  <w:style w:type="paragraph" w:customStyle="1" w:styleId="TableText">
    <w:name w:val="Table Text"/>
    <w:basedOn w:val="TableSmHeading"/>
    <w:rsid w:val="00D205BA"/>
    <w:rPr>
      <w:b w:val="0"/>
    </w:rPr>
  </w:style>
  <w:style w:type="paragraph" w:customStyle="1" w:styleId="10">
    <w:name w:val="м_список1"/>
    <w:basedOn w:val="a6"/>
    <w:rsid w:val="00D205BA"/>
    <w:pPr>
      <w:keepLines/>
      <w:numPr>
        <w:numId w:val="17"/>
      </w:numPr>
      <w:overflowPunct w:val="0"/>
      <w:autoSpaceDE w:val="0"/>
      <w:autoSpaceDN w:val="0"/>
      <w:adjustRightInd w:val="0"/>
      <w:spacing w:before="40" w:after="120"/>
      <w:jc w:val="both"/>
      <w:textAlignment w:val="baseline"/>
    </w:pPr>
    <w:rPr>
      <w:rFonts w:ascii="Arial" w:hAnsi="Arial"/>
      <w:sz w:val="24"/>
    </w:rPr>
  </w:style>
  <w:style w:type="paragraph" w:customStyle="1" w:styleId="affff">
    <w:name w:val="Основной с отступом"/>
    <w:basedOn w:val="aa"/>
    <w:qFormat/>
    <w:rsid w:val="00D205BA"/>
    <w:pPr>
      <w:tabs>
        <w:tab w:val="left" w:pos="851"/>
      </w:tabs>
      <w:ind w:firstLine="709"/>
      <w:jc w:val="both"/>
    </w:pPr>
    <w:rPr>
      <w:b w:val="0"/>
      <w:sz w:val="28"/>
      <w:szCs w:val="24"/>
      <w:lang w:val="ru-RU" w:eastAsia="ru-RU"/>
    </w:rPr>
  </w:style>
  <w:style w:type="paragraph" w:styleId="39">
    <w:name w:val="toc 3"/>
    <w:basedOn w:val="a6"/>
    <w:next w:val="a6"/>
    <w:autoRedefine/>
    <w:rsid w:val="00D205BA"/>
    <w:pPr>
      <w:tabs>
        <w:tab w:val="right" w:leader="dot" w:pos="9245"/>
      </w:tabs>
      <w:spacing w:before="20" w:after="20"/>
      <w:ind w:left="567"/>
    </w:pPr>
    <w:rPr>
      <w:rFonts w:ascii="Arial" w:hAnsi="Arial"/>
      <w:sz w:val="22"/>
    </w:rPr>
  </w:style>
  <w:style w:type="paragraph" w:customStyle="1" w:styleId="3a">
    <w:name w:val="Знак3 Знак Знак Знак"/>
    <w:basedOn w:val="a6"/>
    <w:rsid w:val="00D205BA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Heading-1">
    <w:name w:val="Heading-1"/>
    <w:basedOn w:val="13"/>
    <w:autoRedefine/>
    <w:rsid w:val="00D205BA"/>
    <w:pPr>
      <w:numPr>
        <w:numId w:val="18"/>
      </w:numPr>
      <w:spacing w:before="240" w:after="100" w:afterAutospacing="1" w:line="240" w:lineRule="atLeast"/>
      <w:jc w:val="left"/>
    </w:pPr>
    <w:rPr>
      <w:rFonts w:ascii="Arial" w:hAnsi="Arial"/>
      <w:bCs w:val="0"/>
      <w:sz w:val="36"/>
      <w:szCs w:val="24"/>
      <w:lang w:val="ru-RU" w:eastAsia="ru-RU"/>
    </w:rPr>
  </w:style>
  <w:style w:type="paragraph" w:customStyle="1" w:styleId="Heading-2">
    <w:name w:val="Heading-2"/>
    <w:basedOn w:val="22"/>
    <w:autoRedefine/>
    <w:rsid w:val="00D205BA"/>
    <w:pPr>
      <w:numPr>
        <w:numId w:val="18"/>
      </w:numPr>
      <w:spacing w:before="240" w:after="100" w:afterAutospacing="1"/>
    </w:pPr>
    <w:rPr>
      <w:rFonts w:ascii="Arial" w:hAnsi="Arial" w:cs="Arial"/>
      <w:b w:val="0"/>
      <w:sz w:val="32"/>
      <w:szCs w:val="24"/>
      <w:lang w:val="ru-RU" w:eastAsia="ru-RU"/>
    </w:rPr>
  </w:style>
  <w:style w:type="paragraph" w:customStyle="1" w:styleId="Heading-3">
    <w:name w:val="Heading-3"/>
    <w:basedOn w:val="31"/>
    <w:autoRedefine/>
    <w:rsid w:val="00D205BA"/>
    <w:pPr>
      <w:numPr>
        <w:numId w:val="18"/>
      </w:numPr>
      <w:spacing w:before="240" w:after="100" w:afterAutospacing="1"/>
      <w:jc w:val="left"/>
    </w:pPr>
    <w:rPr>
      <w:rFonts w:cs="Arial"/>
      <w:sz w:val="26"/>
      <w:szCs w:val="26"/>
      <w:lang w:val="ru-RU" w:eastAsia="ru-RU"/>
    </w:rPr>
  </w:style>
  <w:style w:type="paragraph" w:customStyle="1" w:styleId="Heading-4">
    <w:name w:val="Heading-4"/>
    <w:basedOn w:val="41"/>
    <w:autoRedefine/>
    <w:rsid w:val="00D205BA"/>
    <w:pPr>
      <w:numPr>
        <w:numId w:val="18"/>
      </w:numPr>
      <w:spacing w:before="240" w:after="100" w:afterAutospacing="1"/>
    </w:pPr>
    <w:rPr>
      <w:rFonts w:ascii="Arial" w:hAnsi="Arial"/>
      <w:b/>
      <w:bCs/>
      <w:szCs w:val="28"/>
      <w:lang w:val="ru-RU" w:eastAsia="ru-RU"/>
    </w:rPr>
  </w:style>
  <w:style w:type="paragraph" w:customStyle="1" w:styleId="text80">
    <w:name w:val="Стиль text + Серый 80%"/>
    <w:basedOn w:val="a6"/>
    <w:link w:val="text800"/>
    <w:rsid w:val="00D205BA"/>
    <w:pPr>
      <w:spacing w:before="40" w:after="40"/>
    </w:pPr>
    <w:rPr>
      <w:sz w:val="24"/>
      <w:szCs w:val="24"/>
    </w:rPr>
  </w:style>
  <w:style w:type="character" w:customStyle="1" w:styleId="text800">
    <w:name w:val="Стиль text + Серый 80% Знак"/>
    <w:basedOn w:val="a7"/>
    <w:link w:val="text80"/>
    <w:rsid w:val="00D205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6"/>
    <w:link w:val="text0"/>
    <w:rsid w:val="00D205BA"/>
    <w:pPr>
      <w:spacing w:before="80"/>
      <w:jc w:val="both"/>
    </w:pPr>
    <w:rPr>
      <w:sz w:val="24"/>
      <w:szCs w:val="24"/>
    </w:rPr>
  </w:style>
  <w:style w:type="paragraph" w:customStyle="1" w:styleId="gpTableNormal">
    <w:name w:val="g_p_TableNormal"/>
    <w:basedOn w:val="a6"/>
    <w:autoRedefine/>
    <w:rsid w:val="00D205BA"/>
    <w:pPr>
      <w:spacing w:before="40" w:after="40"/>
      <w:ind w:left="57"/>
    </w:pPr>
    <w:rPr>
      <w:color w:val="000000"/>
      <w:sz w:val="22"/>
      <w:szCs w:val="22"/>
    </w:rPr>
  </w:style>
  <w:style w:type="paragraph" w:customStyle="1" w:styleId="gpTableCaption">
    <w:name w:val="g_p_TableCaption"/>
    <w:basedOn w:val="aa"/>
    <w:rsid w:val="00D205BA"/>
    <w:pPr>
      <w:spacing w:before="40" w:after="40"/>
    </w:pPr>
    <w:rPr>
      <w:bCs/>
      <w:sz w:val="22"/>
      <w:lang w:val="ru-RU" w:eastAsia="en-US"/>
    </w:rPr>
  </w:style>
  <w:style w:type="character" w:customStyle="1" w:styleId="text0">
    <w:name w:val="text Знак"/>
    <w:basedOn w:val="a7"/>
    <w:link w:val="text"/>
    <w:rsid w:val="00D205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tertable">
    <w:name w:val="after_table"/>
    <w:basedOn w:val="a6"/>
    <w:rsid w:val="00D205BA"/>
    <w:pPr>
      <w:ind w:left="1134"/>
    </w:pPr>
    <w:rPr>
      <w:sz w:val="16"/>
      <w:szCs w:val="24"/>
      <w:lang w:eastAsia="en-US"/>
    </w:rPr>
  </w:style>
  <w:style w:type="paragraph" w:customStyle="1" w:styleId="gaftertable">
    <w:name w:val="g_after_table"/>
    <w:basedOn w:val="a6"/>
    <w:rsid w:val="00D205BA"/>
    <w:pPr>
      <w:ind w:left="1134"/>
    </w:pPr>
    <w:rPr>
      <w:sz w:val="16"/>
      <w:szCs w:val="24"/>
      <w:lang w:eastAsia="en-US"/>
    </w:rPr>
  </w:style>
  <w:style w:type="paragraph" w:customStyle="1" w:styleId="affff0">
    <w:name w:val="_СС_основной текст"/>
    <w:basedOn w:val="a6"/>
    <w:link w:val="affff1"/>
    <w:uiPriority w:val="99"/>
    <w:qFormat/>
    <w:rsid w:val="00D205BA"/>
    <w:pPr>
      <w:spacing w:after="200"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fff1">
    <w:name w:val="_СС_основной текст Знак"/>
    <w:basedOn w:val="a7"/>
    <w:link w:val="affff0"/>
    <w:uiPriority w:val="99"/>
    <w:rsid w:val="00D205BA"/>
    <w:rPr>
      <w:rFonts w:ascii="Calibri" w:eastAsia="Calibri" w:hAnsi="Calibri" w:cs="Times New Roman"/>
    </w:rPr>
  </w:style>
  <w:style w:type="paragraph" w:customStyle="1" w:styleId="affff2">
    <w:name w:val="_СС_Заголовок таблицы"/>
    <w:basedOn w:val="a6"/>
    <w:link w:val="affff3"/>
    <w:uiPriority w:val="99"/>
    <w:qFormat/>
    <w:rsid w:val="00D205BA"/>
    <w:pPr>
      <w:spacing w:before="240"/>
      <w:ind w:left="426"/>
    </w:pPr>
    <w:rPr>
      <w:rFonts w:ascii="Calibri" w:eastAsia="Calibri" w:hAnsi="Calibri"/>
      <w:i/>
      <w:sz w:val="22"/>
      <w:szCs w:val="22"/>
      <w:lang w:eastAsia="en-US"/>
    </w:rPr>
  </w:style>
  <w:style w:type="character" w:customStyle="1" w:styleId="affff3">
    <w:name w:val="_СС_Заголовок таблицы Знак"/>
    <w:basedOn w:val="a7"/>
    <w:link w:val="affff2"/>
    <w:uiPriority w:val="99"/>
    <w:rsid w:val="00D205BA"/>
    <w:rPr>
      <w:rFonts w:ascii="Calibri" w:eastAsia="Calibri" w:hAnsi="Calibri" w:cs="Times New Roman"/>
      <w:i/>
    </w:rPr>
  </w:style>
  <w:style w:type="table" w:customStyle="1" w:styleId="1f">
    <w:name w:val="Сетка таблицы1"/>
    <w:basedOn w:val="a8"/>
    <w:next w:val="aff3"/>
    <w:uiPriority w:val="39"/>
    <w:rsid w:val="00D20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uiPriority w:val="99"/>
    <w:rsid w:val="00D205BA"/>
    <w:pPr>
      <w:numPr>
        <w:numId w:val="35"/>
      </w:numPr>
    </w:pPr>
  </w:style>
  <w:style w:type="character" w:customStyle="1" w:styleId="keyword">
    <w:name w:val="keyword"/>
    <w:basedOn w:val="a7"/>
    <w:rsid w:val="00D205BA"/>
  </w:style>
  <w:style w:type="character" w:customStyle="1" w:styleId="comment">
    <w:name w:val="comment"/>
    <w:basedOn w:val="a7"/>
    <w:rsid w:val="00D205BA"/>
  </w:style>
  <w:style w:type="character" w:customStyle="1" w:styleId="string">
    <w:name w:val="string"/>
    <w:basedOn w:val="a7"/>
    <w:rsid w:val="00D205BA"/>
  </w:style>
  <w:style w:type="paragraph" w:styleId="affff4">
    <w:name w:val="Revision"/>
    <w:hidden/>
    <w:uiPriority w:val="99"/>
    <w:semiHidden/>
    <w:rsid w:val="00D205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0">
    <w:name w:val="msonormal"/>
    <w:basedOn w:val="a6"/>
    <w:rsid w:val="00D205BA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a6"/>
    <w:rsid w:val="00D205BA"/>
    <w:pPr>
      <w:spacing w:before="100" w:beforeAutospacing="1" w:after="100" w:afterAutospacing="1"/>
    </w:pPr>
    <w:rPr>
      <w:rFonts w:ascii="Calibri" w:hAnsi="Calibri" w:cs="Calibri"/>
      <w:sz w:val="22"/>
      <w:szCs w:val="22"/>
      <w:u w:val="single"/>
    </w:rPr>
  </w:style>
  <w:style w:type="paragraph" w:customStyle="1" w:styleId="xl65">
    <w:name w:val="xl65"/>
    <w:basedOn w:val="a6"/>
    <w:rsid w:val="00D205BA"/>
    <w:pPr>
      <w:shd w:val="clear" w:color="000000" w:fill="FFFFFF"/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74">
    <w:name w:val="xl74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75">
    <w:name w:val="xl75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8">
    <w:name w:val="xl78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9">
    <w:name w:val="xl79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80">
    <w:name w:val="xl80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81">
    <w:name w:val="xl81"/>
    <w:basedOn w:val="a6"/>
    <w:rsid w:val="00D2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0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header" Target="header4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0CCFC-3A6C-4599-8692-9F11A859C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2563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eKPD</Company>
  <LinksUpToDate>false</LinksUpToDate>
  <CharactersWithSpaces>17144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Zhunissov [BUR]</dc:creator>
  <cp:keywords/>
  <dc:description/>
  <cp:lastModifiedBy>n.kuttybek</cp:lastModifiedBy>
  <cp:revision>3</cp:revision>
  <dcterms:created xsi:type="dcterms:W3CDTF">2021-04-15T05:21:00Z</dcterms:created>
  <dcterms:modified xsi:type="dcterms:W3CDTF">2022-05-05T16:57:00Z</dcterms:modified>
</cp:coreProperties>
</file>